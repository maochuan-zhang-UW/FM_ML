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F7186" w14:textId="77777777" w:rsidR="00097898" w:rsidRDefault="00000000">
      <w:pPr>
        <w:spacing w:after="0" w:line="27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Adapting Deep Learning for P-Wave Polarity Classification in Marine OBS Environments: Application to Real-Time Focal Mechanism Monitoring at Axial Seamount</w:t>
      </w:r>
    </w:p>
    <w:p w14:paraId="15E30809" w14:textId="77777777" w:rsidR="00097898" w:rsidRDefault="00097898">
      <w:pPr>
        <w:spacing w:after="0" w:line="276" w:lineRule="auto"/>
        <w:rPr>
          <w:rFonts w:ascii="Times New Roman" w:eastAsia="Times New Roman" w:hAnsi="Times New Roman" w:cs="Times New Roman"/>
          <w:b/>
          <w:bCs/>
          <w:sz w:val="30"/>
          <w:szCs w:val="30"/>
        </w:rPr>
      </w:pPr>
    </w:p>
    <w:p w14:paraId="41B7F964" w14:textId="77777777" w:rsidR="00097898" w:rsidRPr="00DA47A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360" w:line="276" w:lineRule="auto"/>
        <w:rPr>
          <w:rFonts w:ascii="Times New Roman" w:eastAsia="Times New Roman" w:hAnsi="Times New Roman" w:cs="Times New Roman"/>
          <w:rPrChange w:id="0" w:author="William Wilcock" w:date="2026-08-06T18:14:00Z" w16du:dateUtc="2026-08-07T01:14:00Z">
            <w:rPr>
              <w:rFonts w:ascii="Times New Roman" w:eastAsia="Times New Roman" w:hAnsi="Times New Roman" w:cs="Times New Roman"/>
              <w:sz w:val="19"/>
              <w:szCs w:val="19"/>
            </w:rPr>
          </w:rPrChange>
        </w:rPr>
      </w:pPr>
      <w:r w:rsidRPr="00DA47A2">
        <w:rPr>
          <w:rFonts w:ascii="Times New Roman" w:eastAsia="Times New Roman" w:hAnsi="Times New Roman" w:cs="Times New Roman"/>
        </w:rPr>
        <w:t>Maochuan Zhang</w:t>
      </w:r>
      <w:r w:rsidRPr="00DA47A2">
        <w:rPr>
          <w:rFonts w:ascii="Times New Roman" w:eastAsia="Times New Roman" w:hAnsi="Times New Roman" w:cs="Times New Roman"/>
          <w:vertAlign w:val="superscript"/>
          <w:rPrChange w:id="1" w:author="William Wilcock" w:date="2026-08-06T18:14:00Z" w16du:dateUtc="2026-08-07T01:14:00Z">
            <w:rPr>
              <w:rFonts w:ascii="Times New Roman" w:eastAsia="Times New Roman" w:hAnsi="Times New Roman" w:cs="Times New Roman"/>
              <w:sz w:val="32"/>
              <w:szCs w:val="32"/>
              <w:vertAlign w:val="superscript"/>
            </w:rPr>
          </w:rPrChange>
        </w:rPr>
        <w:t>1*</w:t>
      </w:r>
      <w:r w:rsidRPr="00DA47A2">
        <w:rPr>
          <w:rFonts w:ascii="Times New Roman" w:eastAsia="Times New Roman" w:hAnsi="Times New Roman" w:cs="Times New Roman"/>
        </w:rPr>
        <w:t>, William S. D. Wilcock</w:t>
      </w:r>
      <w:r w:rsidRPr="00DA47A2">
        <w:rPr>
          <w:rFonts w:ascii="Times New Roman" w:eastAsia="Times New Roman" w:hAnsi="Times New Roman" w:cs="Times New Roman"/>
          <w:vertAlign w:val="superscript"/>
          <w:rPrChange w:id="2" w:author="William Wilcock" w:date="2026-08-06T18:14:00Z" w16du:dateUtc="2026-08-07T01:14:00Z">
            <w:rPr>
              <w:rFonts w:ascii="Times New Roman" w:eastAsia="Times New Roman" w:hAnsi="Times New Roman" w:cs="Times New Roman"/>
              <w:sz w:val="32"/>
              <w:szCs w:val="32"/>
              <w:vertAlign w:val="superscript"/>
            </w:rPr>
          </w:rPrChange>
        </w:rPr>
        <w:t>1</w:t>
      </w:r>
      <w:r w:rsidRPr="00DA47A2">
        <w:rPr>
          <w:rFonts w:ascii="Times New Roman" w:eastAsia="Times New Roman" w:hAnsi="Times New Roman" w:cs="Times New Roman"/>
        </w:rPr>
        <w:t>, Marine Denolle</w:t>
      </w:r>
      <w:r w:rsidRPr="00DA47A2">
        <w:rPr>
          <w:rFonts w:ascii="Times New Roman" w:eastAsia="Times New Roman" w:hAnsi="Times New Roman" w:cs="Times New Roman"/>
          <w:vertAlign w:val="superscript"/>
          <w:rPrChange w:id="3" w:author="William Wilcock" w:date="2026-08-06T18:14:00Z" w16du:dateUtc="2026-08-07T01:14:00Z">
            <w:rPr>
              <w:rFonts w:ascii="Times New Roman" w:eastAsia="Times New Roman" w:hAnsi="Times New Roman" w:cs="Times New Roman"/>
              <w:sz w:val="32"/>
              <w:szCs w:val="32"/>
              <w:vertAlign w:val="superscript"/>
            </w:rPr>
          </w:rPrChange>
        </w:rPr>
        <w:t>1</w:t>
      </w:r>
      <w:r w:rsidRPr="00DA47A2">
        <w:rPr>
          <w:rFonts w:ascii="Times New Roman" w:eastAsia="Times New Roman" w:hAnsi="Times New Roman" w:cs="Times New Roman"/>
        </w:rPr>
        <w:t>, Felix Waldhauser</w:t>
      </w:r>
      <w:r w:rsidRPr="00DA47A2">
        <w:rPr>
          <w:rFonts w:ascii="Times New Roman" w:eastAsia="Times New Roman" w:hAnsi="Times New Roman" w:cs="Times New Roman"/>
          <w:vertAlign w:val="superscript"/>
          <w:rPrChange w:id="4" w:author="William Wilcock" w:date="2026-08-06T18:14:00Z" w16du:dateUtc="2026-08-07T01:14:00Z">
            <w:rPr>
              <w:rFonts w:ascii="Times New Roman" w:eastAsia="Times New Roman" w:hAnsi="Times New Roman" w:cs="Times New Roman"/>
              <w:sz w:val="32"/>
              <w:szCs w:val="32"/>
              <w:vertAlign w:val="superscript"/>
            </w:rPr>
          </w:rPrChange>
        </w:rPr>
        <w:t>2</w:t>
      </w:r>
      <w:r w:rsidRPr="00DA47A2">
        <w:rPr>
          <w:rFonts w:ascii="Times New Roman" w:eastAsia="Times New Roman" w:hAnsi="Times New Roman" w:cs="Times New Roman"/>
        </w:rPr>
        <w:t>, Kaiwen Wang</w:t>
      </w:r>
      <w:r w:rsidRPr="00DA47A2">
        <w:rPr>
          <w:rFonts w:ascii="Times New Roman" w:eastAsia="Times New Roman" w:hAnsi="Times New Roman" w:cs="Times New Roman"/>
          <w:vertAlign w:val="superscript"/>
          <w:rPrChange w:id="5" w:author="William Wilcock" w:date="2026-08-06T18:14:00Z" w16du:dateUtc="2026-08-07T01:14:00Z">
            <w:rPr>
              <w:rFonts w:ascii="Times New Roman" w:eastAsia="Times New Roman" w:hAnsi="Times New Roman" w:cs="Times New Roman"/>
              <w:sz w:val="32"/>
              <w:szCs w:val="32"/>
              <w:vertAlign w:val="superscript"/>
            </w:rPr>
          </w:rPrChange>
        </w:rPr>
        <w:t>4</w:t>
      </w:r>
      <w:r w:rsidRPr="00DA47A2">
        <w:rPr>
          <w:rFonts w:ascii="Times New Roman" w:eastAsia="Times New Roman" w:hAnsi="Times New Roman" w:cs="Times New Roman"/>
        </w:rPr>
        <w:t>, Maya Tolstoy</w:t>
      </w:r>
      <w:r w:rsidRPr="00DA47A2">
        <w:rPr>
          <w:rFonts w:ascii="Times New Roman" w:eastAsia="Times New Roman" w:hAnsi="Times New Roman" w:cs="Times New Roman"/>
          <w:vertAlign w:val="superscript"/>
          <w:rPrChange w:id="6" w:author="William Wilcock" w:date="2026-08-06T18:14:00Z" w16du:dateUtc="2026-08-07T01:14:00Z">
            <w:rPr>
              <w:rFonts w:ascii="Times New Roman" w:eastAsia="Times New Roman" w:hAnsi="Times New Roman" w:cs="Times New Roman"/>
              <w:sz w:val="32"/>
              <w:szCs w:val="32"/>
              <w:vertAlign w:val="superscript"/>
            </w:rPr>
          </w:rPrChange>
        </w:rPr>
        <w:t>1</w:t>
      </w:r>
      <w:r w:rsidRPr="00DA47A2">
        <w:rPr>
          <w:rFonts w:ascii="Times New Roman" w:eastAsia="Times New Roman" w:hAnsi="Times New Roman" w:cs="Times New Roman"/>
        </w:rPr>
        <w:t>, Yen Joe Tan</w:t>
      </w:r>
      <w:r w:rsidRPr="00DA47A2">
        <w:rPr>
          <w:rFonts w:ascii="Times New Roman" w:eastAsia="Times New Roman" w:hAnsi="Times New Roman" w:cs="Times New Roman"/>
          <w:vertAlign w:val="superscript"/>
          <w:rPrChange w:id="7" w:author="William Wilcock" w:date="2026-08-06T18:14:00Z" w16du:dateUtc="2026-08-07T01:14:00Z">
            <w:rPr>
              <w:rFonts w:ascii="Times New Roman" w:eastAsia="Times New Roman" w:hAnsi="Times New Roman" w:cs="Times New Roman"/>
              <w:sz w:val="32"/>
              <w:szCs w:val="32"/>
              <w:vertAlign w:val="superscript"/>
            </w:rPr>
          </w:rPrChange>
        </w:rPr>
        <w:t>3</w:t>
      </w:r>
      <w:r w:rsidRPr="00DA47A2">
        <w:rPr>
          <w:rFonts w:ascii="Times New Roman" w:eastAsia="Times New Roman" w:hAnsi="Times New Roman" w:cs="Times New Roman"/>
          <w:rPrChange w:id="8" w:author="William Wilcock" w:date="2026-08-06T18:14:00Z" w16du:dateUtc="2026-08-07T01:14:00Z">
            <w:rPr>
              <w:rFonts w:ascii="Times New Roman" w:eastAsia="Times New Roman" w:hAnsi="Times New Roman" w:cs="Times New Roman"/>
              <w:sz w:val="19"/>
              <w:szCs w:val="19"/>
            </w:rPr>
          </w:rPrChange>
        </w:rPr>
        <w:t xml:space="preserve"> </w:t>
      </w:r>
    </w:p>
    <w:p w14:paraId="49E74D0A" w14:textId="77777777" w:rsidR="00097898" w:rsidRPr="00DA47A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sidRPr="00DA47A2">
        <w:rPr>
          <w:rFonts w:ascii="Times New Roman" w:eastAsia="Times New Roman" w:hAnsi="Times New Roman" w:cs="Times New Roman"/>
          <w:vertAlign w:val="superscript"/>
          <w:rPrChange w:id="9" w:author="William Wilcock" w:date="2026-08-06T18:14:00Z" w16du:dateUtc="2026-08-07T01:14:00Z">
            <w:rPr>
              <w:rFonts w:ascii="Times New Roman" w:eastAsia="Times New Roman" w:hAnsi="Times New Roman" w:cs="Times New Roman"/>
              <w:sz w:val="32"/>
              <w:szCs w:val="32"/>
              <w:vertAlign w:val="superscript"/>
            </w:rPr>
          </w:rPrChange>
        </w:rPr>
        <w:t>1</w:t>
      </w:r>
      <w:r w:rsidRPr="00DA47A2">
        <w:rPr>
          <w:rFonts w:ascii="Times New Roman" w:eastAsia="Times New Roman" w:hAnsi="Times New Roman" w:cs="Times New Roman"/>
        </w:rPr>
        <w:t xml:space="preserve">School of Oceanography, University of Washington, Seattle, WA, USA </w:t>
      </w:r>
    </w:p>
    <w:p w14:paraId="49835F0F" w14:textId="77777777" w:rsidR="00097898" w:rsidRPr="00DA47A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sidRPr="00DA47A2">
        <w:rPr>
          <w:rFonts w:ascii="Times New Roman" w:eastAsia="Times New Roman" w:hAnsi="Times New Roman" w:cs="Times New Roman"/>
          <w:vertAlign w:val="superscript"/>
          <w:rPrChange w:id="10" w:author="William Wilcock" w:date="2026-08-06T18:14:00Z" w16du:dateUtc="2026-08-07T01:14:00Z">
            <w:rPr>
              <w:rFonts w:ascii="Times New Roman" w:eastAsia="Times New Roman" w:hAnsi="Times New Roman" w:cs="Times New Roman"/>
              <w:sz w:val="32"/>
              <w:szCs w:val="32"/>
              <w:vertAlign w:val="superscript"/>
            </w:rPr>
          </w:rPrChange>
        </w:rPr>
        <w:t>2</w:t>
      </w:r>
      <w:r w:rsidRPr="00DA47A2">
        <w:rPr>
          <w:rFonts w:ascii="Times New Roman" w:eastAsia="Times New Roman" w:hAnsi="Times New Roman" w:cs="Times New Roman"/>
        </w:rPr>
        <w:t xml:space="preserve">Lamont-Doherty Earth Observatory, Columbia University, Palisades, NY, USA </w:t>
      </w:r>
    </w:p>
    <w:p w14:paraId="4FE2A7E7" w14:textId="77777777" w:rsidR="00097898" w:rsidRPr="00DA47A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sidRPr="00DA47A2">
        <w:rPr>
          <w:rFonts w:ascii="Times New Roman" w:eastAsia="Times New Roman" w:hAnsi="Times New Roman" w:cs="Times New Roman"/>
          <w:vertAlign w:val="superscript"/>
          <w:rPrChange w:id="11" w:author="William Wilcock" w:date="2026-08-06T18:14:00Z" w16du:dateUtc="2026-08-07T01:14:00Z">
            <w:rPr>
              <w:rFonts w:ascii="Times New Roman" w:eastAsia="Times New Roman" w:hAnsi="Times New Roman" w:cs="Times New Roman"/>
              <w:sz w:val="32"/>
              <w:szCs w:val="32"/>
              <w:vertAlign w:val="superscript"/>
            </w:rPr>
          </w:rPrChange>
        </w:rPr>
        <w:t>3</w:t>
      </w:r>
      <w:r w:rsidRPr="00DA47A2">
        <w:rPr>
          <w:rFonts w:ascii="Times New Roman" w:eastAsia="Times New Roman" w:hAnsi="Times New Roman" w:cs="Times New Roman"/>
        </w:rPr>
        <w:t xml:space="preserve">Department of Earth and Environmental Sciences, The Chinese University of Hong Kong, Hong Kong S.A.R., China </w:t>
      </w:r>
    </w:p>
    <w:p w14:paraId="45502082" w14:textId="77777777" w:rsidR="00097898" w:rsidRPr="00DA47A2"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0" w:line="276" w:lineRule="auto"/>
        <w:rPr>
          <w:rFonts w:ascii="Times New Roman" w:eastAsia="Times New Roman" w:hAnsi="Times New Roman" w:cs="Times New Roman"/>
        </w:rPr>
      </w:pPr>
      <w:r w:rsidRPr="00DA47A2">
        <w:rPr>
          <w:rFonts w:ascii="Times New Roman" w:eastAsia="Times New Roman" w:hAnsi="Times New Roman" w:cs="Times New Roman"/>
          <w:vertAlign w:val="superscript"/>
          <w:rPrChange w:id="12" w:author="William Wilcock" w:date="2026-08-06T18:14:00Z" w16du:dateUtc="2026-08-07T01:14:00Z">
            <w:rPr>
              <w:rFonts w:ascii="Times New Roman" w:eastAsia="Times New Roman" w:hAnsi="Times New Roman" w:cs="Times New Roman"/>
              <w:sz w:val="32"/>
              <w:szCs w:val="32"/>
              <w:vertAlign w:val="superscript"/>
            </w:rPr>
          </w:rPrChange>
        </w:rPr>
        <w:t>4</w:t>
      </w:r>
      <w:r w:rsidRPr="00DA47A2">
        <w:rPr>
          <w:rFonts w:ascii="Times New Roman" w:eastAsia="Times New Roman" w:hAnsi="Times New Roman" w:cs="Times New Roman"/>
        </w:rPr>
        <w:t xml:space="preserve">Institute of Geology and Geophysics, Chinese Academy of Sciences, Beijing, China </w:t>
      </w:r>
    </w:p>
    <w:p w14:paraId="2DFC0208" w14:textId="77777777" w:rsidR="00097898" w:rsidRDefault="00097898">
      <w:pPr>
        <w:spacing w:after="0" w:line="276" w:lineRule="auto"/>
        <w:rPr>
          <w:rFonts w:ascii="Times New Roman" w:eastAsia="Times New Roman" w:hAnsi="Times New Roman" w:cs="Times New Roman"/>
          <w:b/>
          <w:bCs/>
          <w:sz w:val="30"/>
          <w:szCs w:val="30"/>
        </w:rPr>
      </w:pPr>
    </w:p>
    <w:p w14:paraId="37E6A87A" w14:textId="77777777" w:rsidR="00097898" w:rsidRDefault="00097898">
      <w:pPr>
        <w:spacing w:after="0" w:line="276" w:lineRule="auto"/>
        <w:rPr>
          <w:rFonts w:ascii="Times New Roman" w:eastAsia="Times New Roman" w:hAnsi="Times New Roman" w:cs="Times New Roman"/>
        </w:rPr>
      </w:pPr>
    </w:p>
    <w:p w14:paraId="26DA134F" w14:textId="77777777" w:rsidR="00097898" w:rsidRDefault="00000000">
      <w:pPr>
        <w:spacing w:after="0" w:line="276" w:lineRule="auto"/>
        <w:rPr>
          <w:rFonts w:ascii="Times New Roman" w:eastAsia="Times New Roman" w:hAnsi="Times New Roman" w:cs="Times New Roman"/>
          <w:b/>
          <w:bCs/>
        </w:rPr>
      </w:pPr>
      <w:r>
        <w:rPr>
          <w:rFonts w:ascii="Times New Roman" w:eastAsia="Times New Roman" w:hAnsi="Times New Roman" w:cs="Times New Roman"/>
          <w:b/>
          <w:bCs/>
        </w:rPr>
        <w:t>Abstract:</w:t>
      </w:r>
    </w:p>
    <w:p w14:paraId="17238003"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Determining P-wave first-motion polarity is essential for constraining focal mechanisms and understanding earthquake rupture processes. However, existing deep learning approaches are primarily trained on continental seismic networks and often perform poorly in marine environments where elevated noise levels, strong site effects, and variable couplings challenge model generalization. This study develops, to our knowledge, the first deep learning framework to advance polarity determination in oceanic settings, using data from the Ocean Observatories Initiative (OOI) Regional Cabled Array at Axial Seamount in the Pacific Ocean. We employ waveform cross-correlation-based and deep learning methods, training exclusively on a high-SNR, manually verified subset of Axial Seamount waveforms augmented with realistic noise extracted from the OOI catalog, and apply the trained models to the remaining catalog-scale data. Our newly developed model, AxialPolCap, incorporates data augmentation with waveform time-shift perturbations and demonstrates superior performance compared to existing approaches. On a held-out synthetic test set with realistic P-wave timing perturbations, AxialPolCap achieves approximately 96% polarity accuracy, compared to 80–85% for existing deep-learning models and 92% for cross-correlation, both exceeding the ~90% inter-analyst consistency reported for manual picking (Hardebeck &amp; Shearer, 2002). Leave-one-station-out cross-validation, in which the model is trained on six stations and tested on the seventh in turn, yields 96–98% accuracy on unshifted waveforms across all held-out stations, confirming that the model generalizes without station-specific retraining. When applied to the independent 2015–2021 Axial Seamount catalog</w:t>
      </w:r>
      <w:r>
        <w:rPr>
          <w:rFonts w:ascii="Times New Roman" w:eastAsia="Times New Roman" w:hAnsi="Times New Roman" w:cs="Times New Roman"/>
          <w:lang w:val="en-US"/>
        </w:rPr>
        <w:t xml:space="preserve">, </w:t>
      </w:r>
      <w:r>
        <w:rPr>
          <w:rFonts w:ascii="Times New Roman" w:eastAsia="Times New Roman" w:hAnsi="Times New Roman" w:cs="Times New Roman"/>
        </w:rPr>
        <w:t xml:space="preserve"> AxialPolCap polarities agree with cross-correlation-derived polarities for ~88% of picks</w:t>
      </w:r>
      <w:r>
        <w:rPr>
          <w:rFonts w:ascii="Times New Roman" w:eastAsia="Times New Roman" w:hAnsi="Times New Roman" w:cs="Times New Roman"/>
          <w:lang w:val="en-US"/>
        </w:rPr>
        <w:t xml:space="preserve"> </w:t>
      </w:r>
      <w:r>
        <w:rPr>
          <w:rFonts w:ascii="Times New Roman" w:eastAsia="Times New Roman" w:hAnsi="Times New Roman" w:cs="Times New Roman"/>
        </w:rPr>
        <w:t>and the resulting focal mechanisms match cross-correlation-based solutions with a median Kagan angle of ~13°, supporting the reliability of the approach for large-scale and real-time applications.</w:t>
      </w:r>
      <w:r>
        <w:rPr>
          <w:rFonts w:ascii="Times New Roman" w:eastAsia="Times New Roman" w:hAnsi="Times New Roman" w:cs="Times New Roman"/>
        </w:rPr>
        <w:br/>
      </w:r>
    </w:p>
    <w:p w14:paraId="47F2C36A" w14:textId="77777777" w:rsidR="00097898" w:rsidRDefault="00097898">
      <w:pPr>
        <w:spacing w:after="0" w:line="276" w:lineRule="auto"/>
        <w:rPr>
          <w:rFonts w:ascii="Times New Roman" w:eastAsia="Times New Roman" w:hAnsi="Times New Roman" w:cs="Times New Roman"/>
        </w:rPr>
      </w:pPr>
    </w:p>
    <w:p w14:paraId="473F888F" w14:textId="77777777" w:rsidR="00097898"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Keywords: Marine Microseismicity, Polarity Determination, Deep Learning, Axial Seamount, Focal Mechanisms</w:t>
      </w:r>
    </w:p>
    <w:p w14:paraId="6B66A1A0" w14:textId="77777777" w:rsidR="00097898" w:rsidRDefault="00000000">
      <w:pPr>
        <w:spacing w:before="280" w:after="80" w:line="276"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30"/>
          <w:szCs w:val="30"/>
        </w:rPr>
        <w:t>1. Introduction</w:t>
      </w:r>
    </w:p>
    <w:p w14:paraId="5B53627F" w14:textId="19CD5339"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Focal mechanism solutions provide fundamental constraints on earthquake source processes and are essential for characterizing fault geometry and regional stress fields (Li et al., 2023; Messuti et al., 2023). For moderate to large earthquakes, waveform-based inversions can </w:t>
      </w:r>
      <w:del w:id="13" w:author="William Wilcock" w:date="2026-08-06T18:16:00Z" w16du:dateUtc="2026-08-07T01:16:00Z">
        <w:r w:rsidDel="00DA47A2">
          <w:rPr>
            <w:rFonts w:ascii="Times New Roman" w:eastAsia="Times New Roman" w:hAnsi="Times New Roman" w:cs="Times New Roman"/>
          </w:rPr>
          <w:delText xml:space="preserve">robustly </w:delText>
        </w:r>
      </w:del>
      <w:r>
        <w:rPr>
          <w:rFonts w:ascii="Times New Roman" w:eastAsia="Times New Roman" w:hAnsi="Times New Roman" w:cs="Times New Roman"/>
        </w:rPr>
        <w:t xml:space="preserve">resolve source parameters. However, such approaches are generally impractical for microearthquakes (M&lt;3.0) because of the high computational cost of modeling high-frequency waveforms and the strong dependence on accurate velocity models in structurally complex media (Kuang et al., 2021; Zhao et al., 2023). As a result, P-wave first-motion polarity remains the most widely used and reliable observable for constraining focal mechanisms of microearthquakes, particularly in environments with dense seismicity (Chakraborty et al., 2022; Chen et al., 2024). </w:t>
      </w:r>
      <w:commentRangeStart w:id="14"/>
      <w:r>
        <w:rPr>
          <w:rFonts w:ascii="Times New Roman" w:eastAsia="Times New Roman" w:hAnsi="Times New Roman" w:cs="Times New Roman"/>
        </w:rPr>
        <w:t>Extensive collections of microearthquake focal mechanisms enable high-resolution investigations of fault structures, rupture processes, and evolving stress conditions in active tectonic and volcanic systems (Li et al., 2023).</w:t>
      </w:r>
      <w:commentRangeEnd w:id="14"/>
      <w:r w:rsidR="00DA47A2">
        <w:rPr>
          <w:rStyle w:val="CommentReference"/>
          <w:rFonts w:ascii="Times New Roman" w:eastAsia="Times New Roman" w:hAnsi="Times New Roman" w:cs="Times New Roman"/>
          <w:sz w:val="24"/>
          <w:szCs w:val="24"/>
        </w:rPr>
        <w:commentReference w:id="14"/>
      </w:r>
    </w:p>
    <w:p w14:paraId="28F68737" w14:textId="77777777"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Despite its importance, reliably determining P-wave first-motion polarity remains challenging, especially for microearthquakes recorded in noisy or heterogeneous environments. Manual polarity picking is labor-intensive and subjective, requiring experienced analysts to interpret onsets that are often emergent or have a low signal-to-noise ratio (SNR) (Messuti et al., 2023). Previous studies have shown that manual polarity assignments can be inconsistent for approximately 10% of impulsive arrivals and up to 20% of emergent phases, even among expert analysts (Hardebeck &amp; Shearer, 2002; Zhao et al., 2023). These difficulties are compounded by the rapid growth of seismic data volumes, which increasingly exceed the capacity of manual analysis and limit the feasibility of real-time or near-real-time focal mechanism determination (Li et al., 2023).</w:t>
      </w:r>
    </w:p>
    <w:p w14:paraId="14AE2419" w14:textId="77777777"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To address these limitations, automated polarity determination methods have evolved from rule-based and statistical approaches to modern deep learning techniques. Earlier computerized methods, including cross-correlation approaches, Bayesian classifiers, and amplitude-based criteria, often required substantial parameter tuning and struggled to generalize across stations, noise conditions, and source characteristics (Pugh et al., 2016; Li et al., 2023; Peng et al., 2025). In contrast, recent deep-learning models based on convolutional neural networks and attention-based architectures have demonstrated strong performance by learning discriminative features directly from raw waveforms. Models such as DiTingMotion, CFM, and EQPolarity report polarity classification accuracies of 95–98% on continental datasets (Ross et al., 2018; Messuti et al., 2023; Chen et al., 2024; Zhao et al., 2023). More recent frameworks integrate phase picking and polarity determination into unified workflows, further improving automation and efficiency (Zhang et al., 2023; Peng et al., 2025).</w:t>
      </w:r>
    </w:p>
    <w:p w14:paraId="77AB81C2" w14:textId="77777777"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However, existing deep learning polarity classifiers have been developed and validated almost exclusively using continental seismic networks. Their performance and robustness in marine environments remain largely unexplored. Seafloor seismic observations </w:t>
      </w:r>
      <w:commentRangeStart w:id="15"/>
      <w:r>
        <w:rPr>
          <w:rFonts w:ascii="Times New Roman" w:eastAsia="Times New Roman" w:hAnsi="Times New Roman" w:cs="Times New Roman"/>
        </w:rPr>
        <w:t>are characterized by elevated ambient noise levels</w:t>
      </w:r>
      <w:commentRangeEnd w:id="15"/>
      <w:r w:rsidR="0030267D">
        <w:rPr>
          <w:rStyle w:val="CommentReference"/>
          <w:rFonts w:ascii="Times New Roman" w:eastAsia="Times New Roman" w:hAnsi="Times New Roman" w:cs="Times New Roman"/>
          <w:sz w:val="24"/>
          <w:szCs w:val="24"/>
        </w:rPr>
        <w:commentReference w:id="15"/>
      </w:r>
      <w:r>
        <w:rPr>
          <w:rFonts w:ascii="Times New Roman" w:eastAsia="Times New Roman" w:hAnsi="Times New Roman" w:cs="Times New Roman"/>
        </w:rPr>
        <w:t xml:space="preserve">, strong site effects, variable coupling, and complex propagation paths, all of which may violate assumptions implicit in models trained on land-based data. Whether current deep learning models can generalize to such conditions and how they might be adapted to do so remain open questions. </w:t>
      </w:r>
    </w:p>
    <w:p w14:paraId="099DF5E7" w14:textId="188DD943"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Ocean Observatories Initiative (OOI) Regional Cabled Array </w:t>
      </w:r>
      <w:commentRangeStart w:id="16"/>
      <w:ins w:id="17" w:author="William Wilcock" w:date="2026-08-06T19:16:00Z" w16du:dateUtc="2026-08-07T02:16:00Z">
        <w:r w:rsidR="00830FC0">
          <w:rPr>
            <w:rFonts w:ascii="Times New Roman" w:eastAsia="Times New Roman" w:hAnsi="Times New Roman" w:cs="Times New Roman"/>
          </w:rPr>
          <w:t xml:space="preserve">(RCA) </w:t>
        </w:r>
      </w:ins>
      <w:commentRangeEnd w:id="16"/>
      <w:r w:rsidR="00830FC0">
        <w:rPr>
          <w:rStyle w:val="CommentReference"/>
          <w:rFonts w:ascii="Times New Roman" w:eastAsia="Times New Roman" w:hAnsi="Times New Roman" w:cs="Times New Roman"/>
          <w:sz w:val="24"/>
          <w:szCs w:val="24"/>
        </w:rPr>
        <w:commentReference w:id="16"/>
      </w:r>
      <w:r>
        <w:rPr>
          <w:rFonts w:ascii="Times New Roman" w:eastAsia="Times New Roman" w:hAnsi="Times New Roman" w:cs="Times New Roman"/>
        </w:rPr>
        <w:t xml:space="preserve">at Axial Seamount provides a </w:t>
      </w:r>
      <w:commentRangeStart w:id="18"/>
      <w:r>
        <w:rPr>
          <w:rFonts w:ascii="Times New Roman" w:eastAsia="Times New Roman" w:hAnsi="Times New Roman" w:cs="Times New Roman"/>
        </w:rPr>
        <w:t>unique</w:t>
      </w:r>
      <w:commentRangeEnd w:id="18"/>
      <w:r w:rsidR="0030267D">
        <w:rPr>
          <w:rStyle w:val="CommentReference"/>
          <w:rFonts w:ascii="Times New Roman" w:eastAsia="Times New Roman" w:hAnsi="Times New Roman" w:cs="Times New Roman"/>
          <w:sz w:val="24"/>
          <w:szCs w:val="24"/>
        </w:rPr>
        <w:commentReference w:id="18"/>
      </w:r>
      <w:r>
        <w:rPr>
          <w:rFonts w:ascii="Times New Roman" w:eastAsia="Times New Roman" w:hAnsi="Times New Roman" w:cs="Times New Roman"/>
        </w:rPr>
        <w:t xml:space="preserve"> natural laboratory for addressing this gap. Since late 2014, the cabled network has recorded more than 230,000 microearthquakes with an average magnitude of approximately 0.1, offering an unprecedented, continuous, and high-quality marine seismic data set. Previous work has demonstrated that cross-correlation–based methods can automatically determine hundreds of thousands of P-wave polarities for Axial Seamount microearthquakes, far exceeding what is feasible with manual analysis </w:t>
      </w:r>
      <w:commentRangeStart w:id="19"/>
      <w:r>
        <w:rPr>
          <w:rFonts w:ascii="Times New Roman" w:eastAsia="Times New Roman" w:hAnsi="Times New Roman" w:cs="Times New Roman"/>
        </w:rPr>
        <w:t>(Shelly et al., 2016; Levy et al., 2018;  Zhang et al., in prep.)</w:t>
      </w:r>
      <w:commentRangeEnd w:id="19"/>
      <w:r w:rsidR="0030267D">
        <w:rPr>
          <w:rStyle w:val="CommentReference"/>
          <w:rFonts w:ascii="Times New Roman" w:eastAsia="Times New Roman" w:hAnsi="Times New Roman" w:cs="Times New Roman"/>
          <w:sz w:val="24"/>
          <w:szCs w:val="24"/>
        </w:rPr>
        <w:commentReference w:id="19"/>
      </w:r>
      <w:r>
        <w:rPr>
          <w:rFonts w:ascii="Times New Roman" w:eastAsia="Times New Roman" w:hAnsi="Times New Roman" w:cs="Times New Roman"/>
        </w:rPr>
        <w:t xml:space="preserve">. However, the cross-correlation method </w:t>
      </w:r>
      <w:del w:id="20" w:author="William Wilcock" w:date="2026-08-06T18:34:00Z" w16du:dateUtc="2026-08-07T01:34:00Z">
        <w:r w:rsidDel="0030267D">
          <w:rPr>
            <w:rFonts w:ascii="Times New Roman" w:eastAsia="Times New Roman" w:hAnsi="Times New Roman" w:cs="Times New Roman"/>
          </w:rPr>
          <w:delText>demands high</w:delText>
        </w:r>
      </w:del>
      <w:ins w:id="21" w:author="William Wilcock" w:date="2026-08-06T18:34:00Z" w16du:dateUtc="2026-08-07T01:34:00Z">
        <w:r w:rsidR="0030267D">
          <w:rPr>
            <w:rFonts w:ascii="Times New Roman" w:eastAsia="Times New Roman" w:hAnsi="Times New Roman" w:cs="Times New Roman"/>
          </w:rPr>
          <w:t>requires significant</w:t>
        </w:r>
      </w:ins>
      <w:r>
        <w:rPr>
          <w:rFonts w:ascii="Times New Roman" w:eastAsia="Times New Roman" w:hAnsi="Times New Roman" w:cs="Times New Roman"/>
        </w:rPr>
        <w:t xml:space="preserve"> computational resources</w:t>
      </w:r>
      <w:ins w:id="22" w:author="William Wilcock" w:date="2026-08-06T18:34:00Z" w16du:dateUtc="2026-08-07T01:34:00Z">
        <w:r w:rsidR="0030267D">
          <w:rPr>
            <w:rFonts w:ascii="Times New Roman" w:eastAsia="Times New Roman" w:hAnsi="Times New Roman" w:cs="Times New Roman"/>
          </w:rPr>
          <w:t xml:space="preserve"> when data sets are large</w:t>
        </w:r>
      </w:ins>
      <w:r>
        <w:rPr>
          <w:rFonts w:ascii="Times New Roman" w:eastAsia="Times New Roman" w:hAnsi="Times New Roman" w:cs="Times New Roman"/>
        </w:rPr>
        <w:t xml:space="preserve">, requires </w:t>
      </w:r>
      <w:del w:id="23" w:author="William Wilcock" w:date="2026-08-06T18:34:00Z" w16du:dateUtc="2026-08-07T01:34:00Z">
        <w:r w:rsidDel="0030267D">
          <w:rPr>
            <w:rFonts w:ascii="Times New Roman" w:eastAsia="Times New Roman" w:hAnsi="Times New Roman" w:cs="Times New Roman"/>
          </w:rPr>
          <w:delText xml:space="preserve">many </w:delText>
        </w:r>
      </w:del>
      <w:r>
        <w:rPr>
          <w:rFonts w:ascii="Times New Roman" w:eastAsia="Times New Roman" w:hAnsi="Times New Roman" w:cs="Times New Roman"/>
        </w:rPr>
        <w:t>similar</w:t>
      </w:r>
      <w:ins w:id="24" w:author="William Wilcock" w:date="2026-08-06T18:34:00Z" w16du:dateUtc="2026-08-07T01:34:00Z">
        <w:r w:rsidR="0030267D">
          <w:rPr>
            <w:rFonts w:ascii="Times New Roman" w:eastAsia="Times New Roman" w:hAnsi="Times New Roman" w:cs="Times New Roman"/>
          </w:rPr>
          <w:t>ity between man</w:t>
        </w:r>
      </w:ins>
      <w:ins w:id="25" w:author="William Wilcock" w:date="2026-08-06T18:35:00Z" w16du:dateUtc="2026-08-07T01:35:00Z">
        <w:r w:rsidR="0030267D">
          <w:rPr>
            <w:rFonts w:ascii="Times New Roman" w:eastAsia="Times New Roman" w:hAnsi="Times New Roman" w:cs="Times New Roman"/>
          </w:rPr>
          <w:t>y</w:t>
        </w:r>
      </w:ins>
      <w:r>
        <w:rPr>
          <w:rFonts w:ascii="Times New Roman" w:eastAsia="Times New Roman" w:hAnsi="Times New Roman" w:cs="Times New Roman"/>
        </w:rPr>
        <w:t xml:space="preserve"> waveforms</w:t>
      </w:r>
      <w:commentRangeStart w:id="26"/>
      <w:r>
        <w:rPr>
          <w:rFonts w:ascii="Times New Roman" w:eastAsia="Times New Roman" w:hAnsi="Times New Roman" w:cs="Times New Roman"/>
        </w:rPr>
        <w:t>, is hard to determine the polarity of new waveforms</w:t>
      </w:r>
      <w:commentRangeEnd w:id="26"/>
      <w:r w:rsidR="00830FC0">
        <w:rPr>
          <w:rStyle w:val="CommentReference"/>
          <w:rFonts w:ascii="Times New Roman" w:eastAsia="Times New Roman" w:hAnsi="Times New Roman" w:cs="Times New Roman"/>
          <w:sz w:val="24"/>
          <w:szCs w:val="24"/>
        </w:rPr>
        <w:commentReference w:id="26"/>
      </w:r>
      <w:r>
        <w:rPr>
          <w:rFonts w:ascii="Times New Roman" w:eastAsia="Times New Roman" w:hAnsi="Times New Roman" w:cs="Times New Roman"/>
        </w:rPr>
        <w:t xml:space="preserve">, </w:t>
      </w:r>
      <w:commentRangeStart w:id="27"/>
      <w:r>
        <w:rPr>
          <w:rFonts w:ascii="Times New Roman" w:eastAsia="Times New Roman" w:hAnsi="Times New Roman" w:cs="Times New Roman"/>
        </w:rPr>
        <w:t>produces inconsistent results across stations and subregions</w:t>
      </w:r>
      <w:commentRangeEnd w:id="27"/>
      <w:r w:rsidR="00830FC0">
        <w:rPr>
          <w:rStyle w:val="CommentReference"/>
          <w:rFonts w:ascii="Times New Roman" w:eastAsia="Times New Roman" w:hAnsi="Times New Roman" w:cs="Times New Roman"/>
          <w:sz w:val="24"/>
          <w:szCs w:val="24"/>
        </w:rPr>
        <w:commentReference w:id="27"/>
      </w:r>
      <w:r>
        <w:rPr>
          <w:rFonts w:ascii="Times New Roman" w:eastAsia="Times New Roman" w:hAnsi="Times New Roman" w:cs="Times New Roman"/>
        </w:rPr>
        <w:t xml:space="preserve">, and </w:t>
      </w:r>
      <w:del w:id="28" w:author="William Wilcock" w:date="2026-08-06T19:07:00Z" w16du:dateUtc="2026-08-07T02:07:00Z">
        <w:r w:rsidDel="00830FC0">
          <w:rPr>
            <w:rFonts w:ascii="Times New Roman" w:eastAsia="Times New Roman" w:hAnsi="Times New Roman" w:cs="Times New Roman"/>
          </w:rPr>
          <w:delText xml:space="preserve">also </w:delText>
        </w:r>
      </w:del>
      <w:r>
        <w:rPr>
          <w:rFonts w:ascii="Times New Roman" w:eastAsia="Times New Roman" w:hAnsi="Times New Roman" w:cs="Times New Roman"/>
        </w:rPr>
        <w:t>requires human interaction (Zhang et al., in prep.). These factors hinder a real-time monitoring framework. </w:t>
      </w:r>
    </w:p>
    <w:p w14:paraId="0BEF4D27" w14:textId="31A0923E" w:rsidR="00097898" w:rsidRDefault="00000000">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this study, we use waveform- and cross-correlation-based polarity data from the Axial Seamount as a benchmark to </w:t>
      </w:r>
      <w:del w:id="29" w:author="William Wilcock" w:date="2026-08-06T19:09:00Z" w16du:dateUtc="2026-08-07T02:09:00Z">
        <w:r w:rsidDel="00830FC0">
          <w:rPr>
            <w:rFonts w:ascii="Times New Roman" w:eastAsia="Times New Roman" w:hAnsi="Times New Roman" w:cs="Times New Roman"/>
          </w:rPr>
          <w:delText>evaluate and advance</w:delText>
        </w:r>
      </w:del>
      <w:ins w:id="30" w:author="William Wilcock" w:date="2026-08-06T19:09:00Z" w16du:dateUtc="2026-08-07T02:09:00Z">
        <w:r w:rsidR="00830FC0">
          <w:rPr>
            <w:rFonts w:ascii="Times New Roman" w:eastAsia="Times New Roman" w:hAnsi="Times New Roman" w:cs="Times New Roman"/>
          </w:rPr>
          <w:t>develop</w:t>
        </w:r>
      </w:ins>
      <w:r>
        <w:rPr>
          <w:rFonts w:ascii="Times New Roman" w:eastAsia="Times New Roman" w:hAnsi="Times New Roman" w:cs="Times New Roman"/>
        </w:rPr>
        <w:t xml:space="preserve"> deep learning approaches for determining P-wave first-motion polarity in </w:t>
      </w:r>
      <w:commentRangeStart w:id="31"/>
      <w:r>
        <w:rPr>
          <w:rFonts w:ascii="Times New Roman" w:eastAsia="Times New Roman" w:hAnsi="Times New Roman" w:cs="Times New Roman"/>
        </w:rPr>
        <w:t xml:space="preserve">seafloor environments. </w:t>
      </w:r>
      <w:commentRangeEnd w:id="31"/>
      <w:r w:rsidR="00830FC0">
        <w:rPr>
          <w:rStyle w:val="CommentReference"/>
          <w:rFonts w:ascii="Times New Roman" w:eastAsia="Times New Roman" w:hAnsi="Times New Roman" w:cs="Times New Roman"/>
          <w:sz w:val="24"/>
          <w:szCs w:val="24"/>
        </w:rPr>
        <w:commentReference w:id="31"/>
      </w:r>
      <w:commentRangeStart w:id="32"/>
      <w:r>
        <w:rPr>
          <w:rFonts w:ascii="Times New Roman" w:eastAsia="Times New Roman" w:hAnsi="Times New Roman" w:cs="Times New Roman"/>
        </w:rPr>
        <w:t>We first construct a synthetic data set of approximately 150,000 waveforms with known polarities by combining realistic source radiation patterns with empirically derived noise recorded at Axial Seamount during the post-2015 eruptive quiescence. Using this data set, we perform a comprehensive benchmark comparison of four existing deep learning polarity classifiers and a cross-correlation–based method. Guided by insights from these tests, particularly regarding sensitivity to SNR and P-wave onset timing, we then systematically compare training a new model from scratch with transfer learning based on PolarCAP (Chakraborty et al., 2022). The resulting model, termed AxialPolCap, is specifically designed to improve robustness to marine noise conditions and arrival-time uncertainty. AxialPolCap achieves an average polarity classification accuracy of approximately 96% on Axial Seamount data. We further validate the model by applying it to independent seismicity recorded between January 2015 and December 2021 and by comparing the resulting focal mechanisms with those obtained using cross-correlation methods. The close agreement between the two approaches demonstrates that AxialPolCap provides reliable, automated polarity determinations suitable for large-scale and real-time applications. Finally, we integrate AxialPolCap into a real-time monitoring framework, enabling continuous focal mechanism estimation for microearthquakes at Axial Seamount.</w:t>
      </w:r>
      <w:commentRangeEnd w:id="32"/>
      <w:r w:rsidR="00830FC0">
        <w:rPr>
          <w:rStyle w:val="CommentReference"/>
          <w:rFonts w:ascii="Times New Roman" w:eastAsia="Times New Roman" w:hAnsi="Times New Roman" w:cs="Times New Roman"/>
          <w:sz w:val="24"/>
          <w:szCs w:val="24"/>
        </w:rPr>
        <w:commentReference w:id="32"/>
      </w:r>
      <w:ins w:id="33" w:author="William Wilcock" w:date="2026-08-06T19:15:00Z" w16du:dateUtc="2026-08-07T02:15:00Z">
        <w:r w:rsidR="00830FC0">
          <w:rPr>
            <w:rFonts w:ascii="Times New Roman" w:eastAsia="Times New Roman" w:hAnsi="Times New Roman" w:cs="Times New Roman"/>
          </w:rPr>
          <w:t>t</w:t>
        </w:r>
      </w:ins>
    </w:p>
    <w:p w14:paraId="766F876A"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12EAB780" wp14:editId="518E56FB">
            <wp:extent cx="5943600" cy="4038600"/>
            <wp:effectExtent l="0" t="0" r="0" b="0"/>
            <wp:docPr id="34" name="image10.png"/>
            <wp:cNvGraphicFramePr/>
            <a:graphic xmlns:a="http://schemas.openxmlformats.org/drawingml/2006/main">
              <a:graphicData uri="http://schemas.openxmlformats.org/drawingml/2006/picture">
                <pic:pic xmlns:pic="http://schemas.openxmlformats.org/drawingml/2006/picture">
                  <pic:nvPicPr>
                    <pic:cNvPr id="34" name="image10.png"/>
                    <pic:cNvPicPr preferRelativeResize="0"/>
                  </pic:nvPicPr>
                  <pic:blipFill>
                    <a:blip r:embed="rId14"/>
                    <a:srcRect/>
                    <a:stretch>
                      <a:fillRect/>
                    </a:stretch>
                  </pic:blipFill>
                  <pic:spPr>
                    <a:xfrm>
                      <a:off x="0" y="0"/>
                      <a:ext cx="5943600" cy="4038600"/>
                    </a:xfrm>
                    <a:prstGeom prst="rect">
                      <a:avLst/>
                    </a:prstGeom>
                  </pic:spPr>
                </pic:pic>
              </a:graphicData>
            </a:graphic>
          </wp:inline>
        </w:drawing>
      </w:r>
    </w:p>
    <w:p w14:paraId="2FAADAD4" w14:textId="77777777" w:rsidR="00097898"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Figure 1. </w:t>
      </w:r>
      <w:r>
        <w:rPr>
          <w:rFonts w:ascii="Times New Roman" w:eastAsia="Times New Roman" w:hAnsi="Times New Roman" w:cs="Times New Roman"/>
          <w:color w:val="2E2E2E"/>
          <w:highlight w:val="white"/>
        </w:rPr>
        <w:t>(a) Bathymetric map of the Axial Seamount showing the location of the caldera (bold black line), fissures (thin black lines), lava flows associated with the 1998 (Chadwick et al., 2013), 2011 (Caress et al., 2012; Chadwick et al., 2013) and 2015 (Chadwick et al., 2016; Clague et al., 2017) eruptions (brown, lavender and olive shading, respectively) and ocean bottom seismometers (OBSs) on the Ocean Observatories Initiative Regional Cabled Array (black squares). The blue box shows the area of (b).  The inset shows the location of Axial Seamount. (b) Map showing the distribution of earthquakes with least 5 P and S picks color coded by depth from the catalog of Wang et al. (2024) with the caldera and OBS locations labelled by station name.  Blue dots showing the templates earthquakes with high SNR waveforms.</w:t>
      </w:r>
    </w:p>
    <w:p w14:paraId="4899D174" w14:textId="77777777" w:rsidR="00097898" w:rsidRDefault="00000000">
      <w:pPr>
        <w:spacing w:before="280" w:after="80" w:line="276" w:lineRule="auto"/>
        <w:jc w:val="both"/>
        <w:rPr>
          <w:rFonts w:ascii="Times New Roman" w:eastAsia="Times New Roman" w:hAnsi="Times New Roman" w:cs="Times New Roman"/>
          <w:b/>
          <w:bCs/>
          <w:sz w:val="27"/>
          <w:szCs w:val="27"/>
        </w:rPr>
      </w:pPr>
      <w:r>
        <w:rPr>
          <w:rFonts w:ascii="Times New Roman" w:eastAsia="Times New Roman" w:hAnsi="Times New Roman" w:cs="Times New Roman"/>
          <w:b/>
          <w:bCs/>
          <w:sz w:val="30"/>
          <w:szCs w:val="30"/>
        </w:rPr>
        <w:t>2. Study Area and Data</w:t>
      </w:r>
    </w:p>
    <w:p w14:paraId="50053232"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2.1 Axial Seamount</w:t>
      </w:r>
    </w:p>
    <w:p w14:paraId="726386F2"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The </w:t>
      </w:r>
      <w:commentRangeStart w:id="34"/>
      <w:r>
        <w:rPr>
          <w:rFonts w:ascii="Times New Roman" w:eastAsia="Times New Roman" w:hAnsi="Times New Roman" w:cs="Times New Roman"/>
        </w:rPr>
        <w:t xml:space="preserve">study area is </w:t>
      </w:r>
      <w:commentRangeEnd w:id="34"/>
      <w:r w:rsidR="00CA529D">
        <w:rPr>
          <w:rStyle w:val="CommentReference"/>
          <w:rFonts w:ascii="Times New Roman" w:eastAsia="Times New Roman" w:hAnsi="Times New Roman" w:cs="Times New Roman"/>
          <w:sz w:val="24"/>
          <w:szCs w:val="24"/>
        </w:rPr>
        <w:commentReference w:id="34"/>
      </w:r>
      <w:r>
        <w:rPr>
          <w:rFonts w:ascii="Times New Roman" w:eastAsia="Times New Roman" w:hAnsi="Times New Roman" w:cs="Times New Roman"/>
        </w:rPr>
        <w:t xml:space="preserve">Axial Seamount, an active submarine volcano located in the northeast Pacific Ocean approximately 500 km off the Oregon coast. It sits at the intersection of the Juan de Fuca Ridge and the Cobb-Eickelberg hotspot (Figure 1). The summit rises nearly 1 km and is characterized by an 8 × 3 km² horseshoe-shaped caldera with walls up to 100 m high and a floor ~1.5 km below sea level. </w:t>
      </w:r>
      <w:commentRangeStart w:id="35"/>
      <w:r>
        <w:rPr>
          <w:rFonts w:ascii="Times New Roman" w:eastAsia="Times New Roman" w:hAnsi="Times New Roman" w:cs="Times New Roman"/>
        </w:rPr>
        <w:t xml:space="preserve">Eruptive activity is frequent; at least 52 eruptions have occurred over the past 800 years (Clague et al., 2013, 2019), with three well-documented events in 1998, 2011, and 2015 (Dziak &amp; Fox, 1999; Chadwick et al., 2013; Wilcock et al., 2016). The 1998 and 2011 eruptions involved dike propagation along the southern rift zone, while the 2015 eruption propagated along the northern rift (Figure 1). A shallow main magma reservoir (MMR), containing </w:t>
      </w:r>
      <w:r>
        <w:rPr>
          <w:rFonts w:ascii="Times New Roman" w:eastAsia="Times New Roman" w:hAnsi="Times New Roman" w:cs="Times New Roman"/>
        </w:rPr>
        <w:lastRenderedPageBreak/>
        <w:t>a 1–2 km wide axial magma lens (AML) at the lithosphere–asthenosphere boundary, is thought to govern eruptive activity, hydrothermal circulation, and lava chemistry (Arnulf et al., 2014, 2018; Kent et al., 2025).</w:t>
      </w:r>
      <w:commentRangeEnd w:id="35"/>
      <w:r w:rsidR="00CA529D">
        <w:rPr>
          <w:rStyle w:val="CommentReference"/>
          <w:rFonts w:ascii="Times New Roman" w:eastAsia="Times New Roman" w:hAnsi="Times New Roman" w:cs="Times New Roman"/>
          <w:sz w:val="24"/>
          <w:szCs w:val="24"/>
        </w:rPr>
        <w:commentReference w:id="35"/>
      </w:r>
    </w:p>
    <w:p w14:paraId="6F3CE97F" w14:textId="77777777" w:rsidR="00097898" w:rsidRDefault="00097898">
      <w:pPr>
        <w:spacing w:after="0" w:line="276" w:lineRule="auto"/>
        <w:jc w:val="both"/>
        <w:rPr>
          <w:rFonts w:ascii="Times New Roman" w:eastAsia="Times New Roman" w:hAnsi="Times New Roman" w:cs="Times New Roman"/>
        </w:rPr>
      </w:pPr>
    </w:p>
    <w:p w14:paraId="0ED6A972" w14:textId="77777777" w:rsidR="00097898" w:rsidRDefault="00097898">
      <w:pPr>
        <w:spacing w:after="0" w:line="276" w:lineRule="auto"/>
        <w:rPr>
          <w:rFonts w:ascii="Times New Roman" w:eastAsia="Times New Roman" w:hAnsi="Times New Roman" w:cs="Times New Roman"/>
        </w:rPr>
      </w:pPr>
    </w:p>
    <w:p w14:paraId="5C2F3B13"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2.2 Seismic Network and Earthquake Catalog</w:t>
      </w:r>
    </w:p>
    <w:p w14:paraId="1AFA3EBE"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Seismic data are from the 7-station cabled network at Axial Seamount, operated by the Ocean Observatories Initiative (OOI) Regional Cabled Array (RCA) starting in late 2014. We use the comprehensive earthquake catalog of Wang et al. (2024) (publicly available at https://axialdd.ldeo.columbia.edu), which contains </w:t>
      </w:r>
      <w:commentRangeStart w:id="36"/>
      <w:r>
        <w:rPr>
          <w:rFonts w:ascii="Times New Roman" w:eastAsia="Times New Roman" w:hAnsi="Times New Roman" w:cs="Times New Roman"/>
        </w:rPr>
        <w:t xml:space="preserve">144,329 </w:t>
      </w:r>
      <w:commentRangeEnd w:id="36"/>
      <w:r w:rsidR="00CA529D">
        <w:rPr>
          <w:rStyle w:val="CommentReference"/>
          <w:rFonts w:ascii="Times New Roman" w:eastAsia="Times New Roman" w:hAnsi="Times New Roman" w:cs="Times New Roman"/>
          <w:sz w:val="24"/>
          <w:szCs w:val="24"/>
        </w:rPr>
        <w:commentReference w:id="36"/>
      </w:r>
      <w:r>
        <w:rPr>
          <w:rFonts w:ascii="Times New Roman" w:eastAsia="Times New Roman" w:hAnsi="Times New Roman" w:cs="Times New Roman"/>
        </w:rPr>
        <w:t>hypocenters generated using supervised machine learning in real time. The catalog was constructed by applying PhaseNet (Zhu &amp; Beroza, 2018) for phase picking, GaMMA (Zhu et al., 2022) for association, and SpecUFEx (Holtzman et al., 2018) for earthquake discrimination. Initial earthquake locations were obtained with NonLinLoc (Lomax et al., 2000) and subsequently refined using double-difference relocation with HypoDD (Waldhauser &amp; Ellsworth, 2000; Waldhauser et al., 2020).</w:t>
      </w:r>
    </w:p>
    <w:p w14:paraId="0D45B5A6" w14:textId="77777777" w:rsidR="00097898" w:rsidRDefault="00097898">
      <w:pPr>
        <w:spacing w:after="0" w:line="276" w:lineRule="auto"/>
        <w:rPr>
          <w:rFonts w:ascii="Times New Roman" w:eastAsia="Times New Roman" w:hAnsi="Times New Roman" w:cs="Times New Roman"/>
        </w:rPr>
      </w:pPr>
    </w:p>
    <w:p w14:paraId="465664BD" w14:textId="77777777" w:rsidR="00097898" w:rsidRDefault="00000000">
      <w:pPr>
        <w:spacing w:after="0" w:line="276" w:lineRule="auto"/>
        <w:rPr>
          <w:rFonts w:ascii="Times New Roman" w:eastAsia="Times New Roman" w:hAnsi="Times New Roman" w:cs="Times New Roman"/>
        </w:rPr>
      </w:pPr>
      <w:commentRangeStart w:id="37"/>
      <w:r>
        <w:rPr>
          <w:rFonts w:ascii="Times New Roman" w:eastAsia="Times New Roman" w:hAnsi="Times New Roman" w:cs="Times New Roman"/>
        </w:rPr>
        <w:t xml:space="preserve">The catalog we used for training and testing spans from the start of OOI RCA operations on 4 November 2014 through the end of 2021. </w:t>
      </w:r>
      <w:commentRangeEnd w:id="37"/>
      <w:r w:rsidR="00CA529D">
        <w:rPr>
          <w:rStyle w:val="CommentReference"/>
          <w:rFonts w:ascii="Times New Roman" w:eastAsia="Times New Roman" w:hAnsi="Times New Roman" w:cs="Times New Roman"/>
          <w:sz w:val="24"/>
          <w:szCs w:val="24"/>
        </w:rPr>
        <w:commentReference w:id="37"/>
      </w:r>
      <w:r>
        <w:rPr>
          <w:rFonts w:ascii="Times New Roman" w:eastAsia="Times New Roman" w:hAnsi="Times New Roman" w:cs="Times New Roman"/>
        </w:rPr>
        <w:t xml:space="preserve">Due to data gaps and timing errors in the early network deployment, we restrict our analysis to earthquakes occurring after 22 January 2015. </w:t>
      </w:r>
      <w:commentRangeStart w:id="38"/>
      <w:r>
        <w:rPr>
          <w:rFonts w:ascii="Times New Roman" w:eastAsia="Times New Roman" w:hAnsi="Times New Roman" w:cs="Times New Roman"/>
        </w:rPr>
        <w:t>We further select events with at least five stations reporting both P- and S-wave picks (Figure 1).</w:t>
      </w:r>
      <w:commentRangeEnd w:id="38"/>
      <w:r w:rsidR="00CA529D">
        <w:rPr>
          <w:rStyle w:val="CommentReference"/>
          <w:rFonts w:ascii="Times New Roman" w:eastAsia="Times New Roman" w:hAnsi="Times New Roman" w:cs="Times New Roman"/>
          <w:sz w:val="24"/>
          <w:szCs w:val="24"/>
        </w:rPr>
        <w:commentReference w:id="38"/>
      </w:r>
      <w:r>
        <w:rPr>
          <w:rFonts w:ascii="Times New Roman" w:eastAsia="Times New Roman" w:hAnsi="Times New Roman" w:cs="Times New Roman"/>
        </w:rPr>
        <w:t xml:space="preserve"> Catalog moment magnitudes Mw (Hanks &amp; Kanamori, 1979) range from -1.7 to 3.4, with a mean of 0.2. </w:t>
      </w:r>
      <w:commentRangeStart w:id="39"/>
      <w:r>
        <w:rPr>
          <w:rFonts w:ascii="Times New Roman" w:eastAsia="Times New Roman" w:hAnsi="Times New Roman" w:cs="Times New Roman"/>
        </w:rPr>
        <w:t>Formal absolute location uncertainties from NonLinLoc are typically ~0.3 km vertically and ~0.2 km horizontally, while relative location uncertainties from HypoDD are on the order of tens of meters</w:t>
      </w:r>
      <w:commentRangeEnd w:id="39"/>
      <w:r w:rsidR="00020C76">
        <w:rPr>
          <w:rStyle w:val="CommentReference"/>
          <w:rFonts w:ascii="Times New Roman" w:eastAsia="Times New Roman" w:hAnsi="Times New Roman" w:cs="Times New Roman"/>
          <w:sz w:val="24"/>
          <w:szCs w:val="24"/>
        </w:rPr>
        <w:commentReference w:id="39"/>
      </w:r>
      <w:r>
        <w:rPr>
          <w:rFonts w:ascii="Times New Roman" w:eastAsia="Times New Roman" w:hAnsi="Times New Roman" w:cs="Times New Roman"/>
        </w:rPr>
        <w:t xml:space="preserve">. P-wave pick timing errors average ~0.01 s. The signal-to-noise ratio (SNR) of the waveforms used for polarity determination ranges from 0 to 60 dB, following an approximately log-normal distribution </w:t>
      </w:r>
      <w:commentRangeStart w:id="40"/>
      <w:r>
        <w:rPr>
          <w:rFonts w:ascii="Times New Roman" w:eastAsia="Times New Roman" w:hAnsi="Times New Roman" w:cs="Times New Roman"/>
        </w:rPr>
        <w:t>(Figure 1</w:t>
      </w:r>
      <w:commentRangeEnd w:id="40"/>
      <w:r w:rsidR="00020C76">
        <w:rPr>
          <w:rStyle w:val="CommentReference"/>
          <w:rFonts w:ascii="Times New Roman" w:eastAsia="Times New Roman" w:hAnsi="Times New Roman" w:cs="Times New Roman"/>
          <w:sz w:val="24"/>
          <w:szCs w:val="24"/>
        </w:rPr>
        <w:commentReference w:id="40"/>
      </w:r>
      <w:r>
        <w:rPr>
          <w:rFonts w:ascii="Times New Roman" w:eastAsia="Times New Roman" w:hAnsi="Times New Roman" w:cs="Times New Roman"/>
        </w:rPr>
        <w:t>), and the sample rate for the waveform is 200 Hz.</w:t>
      </w:r>
    </w:p>
    <w:p w14:paraId="7B6392C7" w14:textId="77777777" w:rsidR="00097898" w:rsidRDefault="00097898">
      <w:pPr>
        <w:spacing w:after="0" w:line="276" w:lineRule="auto"/>
        <w:rPr>
          <w:rFonts w:ascii="Times New Roman" w:eastAsia="Times New Roman" w:hAnsi="Times New Roman" w:cs="Times New Roman"/>
        </w:rPr>
      </w:pPr>
    </w:p>
    <w:p w14:paraId="3602E09E"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b/>
          <w:bCs/>
        </w:rPr>
        <w:t>2.3 Synthetic Waveform Dataset for Model Training and Testing</w:t>
      </w:r>
    </w:p>
    <w:p w14:paraId="276FDEB3" w14:textId="77777777" w:rsidR="00097898" w:rsidRDefault="00000000">
      <w:pPr>
        <w:spacing w:after="0" w:line="276" w:lineRule="auto"/>
        <w:jc w:val="both"/>
        <w:rPr>
          <w:rFonts w:ascii="Times New Roman" w:eastAsia="Times New Roman" w:hAnsi="Times New Roman" w:cs="Times New Roman"/>
        </w:rPr>
      </w:pPr>
      <w:commentRangeStart w:id="41"/>
      <w:r>
        <w:rPr>
          <w:rFonts w:ascii="Times New Roman Regular" w:eastAsia="Times New Roman" w:hAnsi="Times New Roman Regular" w:cs="Times New Roman Regular"/>
        </w:rPr>
        <w:t xml:space="preserve">To systematically train and benchmark deep learning (DL) models against the CC method, we created a high-fidelity synthetic waveform dataset. </w:t>
      </w:r>
      <w:r>
        <w:rPr>
          <w:rFonts w:ascii="Times New Roman Regular" w:eastAsia="Gungsuh" w:hAnsi="Times New Roman Regular" w:cs="Times New Roman Regular"/>
        </w:rPr>
        <w:t>We selected clear, high-SNR (≥ 20 dB) waveforms from 2015–2021 across all seven stations after demeaning, detrending, and bandpass filtering between 3 and 20 Hz (Levy et al., 2018), where both the CFM and CC methods unambiguously determined polarities. These waveforms and their associated polarities were manually verified to ensure quality. Each waveform was resampled to 100 Hz, and a 1-second window centered on the P-wave pick (-0.5 s to +0.5 s) was extracted; this window length avoids contamination from S-waves, given the small aperture of the Axial network where P-S times are typically 0.2–0.5 s.</w:t>
      </w:r>
      <w:commentRangeEnd w:id="41"/>
      <w:r w:rsidR="00E042A9">
        <w:rPr>
          <w:rStyle w:val="CommentReference"/>
          <w:rFonts w:ascii="Times New Roman" w:eastAsia="Times New Roman" w:hAnsi="Times New Roman" w:cs="Times New Roman"/>
          <w:sz w:val="24"/>
          <w:szCs w:val="24"/>
        </w:rPr>
        <w:commentReference w:id="41"/>
      </w:r>
    </w:p>
    <w:p w14:paraId="09BF2F94" w14:textId="77777777" w:rsidR="00097898" w:rsidRDefault="00097898">
      <w:pPr>
        <w:spacing w:after="0" w:line="276" w:lineRule="auto"/>
        <w:rPr>
          <w:rFonts w:ascii="Times New Roman" w:eastAsia="Times New Roman" w:hAnsi="Times New Roman" w:cs="Times New Roman"/>
        </w:rPr>
      </w:pPr>
    </w:p>
    <w:p w14:paraId="0690FD3D"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This initial set </w:t>
      </w:r>
      <w:commentRangeStart w:id="42"/>
      <w:r>
        <w:rPr>
          <w:rFonts w:ascii="Times New Roman" w:eastAsia="Times New Roman" w:hAnsi="Times New Roman" w:cs="Times New Roman"/>
        </w:rPr>
        <w:t xml:space="preserve">comprised ~13,000 high-quality template waveforms </w:t>
      </w:r>
      <w:commentRangeEnd w:id="42"/>
      <w:r w:rsidR="000156AD">
        <w:rPr>
          <w:rStyle w:val="CommentReference"/>
          <w:rFonts w:ascii="Times New Roman" w:eastAsia="Times New Roman" w:hAnsi="Times New Roman" w:cs="Times New Roman"/>
          <w:sz w:val="24"/>
          <w:szCs w:val="24"/>
        </w:rPr>
        <w:commentReference w:id="42"/>
      </w:r>
      <w:r>
        <w:rPr>
          <w:rFonts w:ascii="Times New Roman" w:eastAsia="Times New Roman" w:hAnsi="Times New Roman" w:cs="Times New Roman"/>
        </w:rPr>
        <w:t xml:space="preserve">(Figure 2a). Following Uchide's (2020) augmentation approach, we created amplitude-sign-reversed copies of each </w:t>
      </w:r>
      <w:r>
        <w:rPr>
          <w:rFonts w:ascii="Times New Roman" w:eastAsia="Times New Roman" w:hAnsi="Times New Roman" w:cs="Times New Roman"/>
        </w:rPr>
        <w:lastRenderedPageBreak/>
        <w:t>template (i.e., the waveform amplitude is negated to flip the apparent first-motion polarity), effectively doubling the dataset to ~26,000 waveforms. This augmentation balances the 'positive' and 'negative' polarity classes, which is beneficial for classifier training (Batista et al., 2004). We reserved 20% of this augmented template set (~5,200 waveforms) as an independent test set.</w:t>
      </w:r>
    </w:p>
    <w:p w14:paraId="034FB0AE" w14:textId="77777777" w:rsidR="00097898" w:rsidRDefault="00097898">
      <w:pPr>
        <w:spacing w:after="0" w:line="276" w:lineRule="auto"/>
        <w:jc w:val="both"/>
        <w:rPr>
          <w:rFonts w:ascii="Times New Roman" w:eastAsia="Times New Roman" w:hAnsi="Times New Roman" w:cs="Times New Roman"/>
        </w:rPr>
      </w:pPr>
    </w:p>
    <w:p w14:paraId="2339BA6F" w14:textId="77777777" w:rsidR="00097898" w:rsidRDefault="00097898">
      <w:pPr>
        <w:spacing w:after="0" w:line="276" w:lineRule="auto"/>
        <w:jc w:val="both"/>
        <w:rPr>
          <w:rFonts w:ascii="Times New Roman" w:eastAsia="Times New Roman" w:hAnsi="Times New Roman" w:cs="Times New Roman"/>
        </w:rPr>
      </w:pPr>
    </w:p>
    <w:p w14:paraId="78B20924" w14:textId="77777777" w:rsidR="00097898"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CABBED6" wp14:editId="43C507E9">
            <wp:extent cx="5943600" cy="3395980"/>
            <wp:effectExtent l="0" t="0" r="0" b="0"/>
            <wp:docPr id="36" name="image12.png"/>
            <wp:cNvGraphicFramePr/>
            <a:graphic xmlns:a="http://schemas.openxmlformats.org/drawingml/2006/main">
              <a:graphicData uri="http://schemas.openxmlformats.org/drawingml/2006/picture">
                <pic:pic xmlns:pic="http://schemas.openxmlformats.org/drawingml/2006/picture">
                  <pic:nvPicPr>
                    <pic:cNvPr id="36" name="image12.png"/>
                    <pic:cNvPicPr preferRelativeResize="0"/>
                  </pic:nvPicPr>
                  <pic:blipFill>
                    <a:blip r:embed="rId15"/>
                    <a:srcRect/>
                    <a:stretch>
                      <a:fillRect/>
                    </a:stretch>
                  </pic:blipFill>
                  <pic:spPr>
                    <a:xfrm>
                      <a:off x="0" y="0"/>
                      <a:ext cx="5943600" cy="3479800"/>
                    </a:xfrm>
                    <a:prstGeom prst="rect">
                      <a:avLst/>
                    </a:prstGeom>
                  </pic:spPr>
                </pic:pic>
              </a:graphicData>
            </a:graphic>
          </wp:inline>
        </w:drawing>
      </w:r>
    </w:p>
    <w:p w14:paraId="6115B299" w14:textId="77777777" w:rsidR="00097898" w:rsidRDefault="00000000">
      <w:pPr>
        <w:spacing w:after="0" w:line="276" w:lineRule="auto"/>
        <w:rPr>
          <w:rFonts w:ascii="Times New Roman" w:eastAsia="Times New Roman" w:hAnsi="Times New Roman" w:cs="Times New Roman"/>
        </w:rPr>
      </w:pPr>
      <w:r>
        <w:rPr>
          <w:rFonts w:ascii="Times New Roman" w:eastAsia="Times New Roman" w:hAnsi="Times New Roman" w:cs="Times New Roman"/>
        </w:rPr>
        <w:t>Figure 2. (a) Examples of the normalized template waveform with high SNR and clear first-motion polarities at seven stations. (b) Examples of normalized random-noise waveforms from 2016 to 2017 at seven stations.</w:t>
      </w:r>
    </w:p>
    <w:p w14:paraId="18716F7A" w14:textId="77777777" w:rsidR="00097898" w:rsidRDefault="00097898">
      <w:pPr>
        <w:spacing w:after="0" w:line="276" w:lineRule="auto"/>
        <w:jc w:val="both"/>
        <w:rPr>
          <w:rFonts w:ascii="Times New Roman" w:eastAsia="Times New Roman" w:hAnsi="Times New Roman" w:cs="Times New Roman"/>
        </w:rPr>
      </w:pPr>
    </w:p>
    <w:p w14:paraId="52CE5145" w14:textId="77777777" w:rsidR="00097898" w:rsidRDefault="00097898">
      <w:pPr>
        <w:spacing w:after="0" w:line="276" w:lineRule="auto"/>
        <w:rPr>
          <w:rFonts w:ascii="Times New Roman" w:eastAsia="Times New Roman" w:hAnsi="Times New Roman" w:cs="Times New Roman"/>
        </w:rPr>
      </w:pPr>
    </w:p>
    <w:p w14:paraId="50109583" w14:textId="16C9EB71"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generate realistic, noisy seismograms, we extracted noise waveforms from </w:t>
      </w:r>
      <w:del w:id="43" w:author="William Wilcock" w:date="2026-08-06T21:38:00Z" w16du:dateUtc="2026-08-07T04:38:00Z">
        <w:r w:rsidDel="00E042A9">
          <w:rPr>
            <w:rFonts w:ascii="Times New Roman" w:eastAsia="Times New Roman" w:hAnsi="Times New Roman" w:cs="Times New Roman"/>
          </w:rPr>
          <w:delText>a quiet period (</w:delText>
        </w:r>
      </w:del>
      <w:r>
        <w:rPr>
          <w:rFonts w:ascii="Times New Roman" w:eastAsia="Times New Roman" w:hAnsi="Times New Roman" w:cs="Times New Roman"/>
        </w:rPr>
        <w:t>2016–2017</w:t>
      </w:r>
      <w:ins w:id="44" w:author="William Wilcock" w:date="2026-08-06T21:38:00Z" w16du:dateUtc="2026-08-07T04:38:00Z">
        <w:r w:rsidR="00E042A9">
          <w:rPr>
            <w:rFonts w:ascii="Times New Roman" w:eastAsia="Times New Roman" w:hAnsi="Times New Roman" w:cs="Times New Roman"/>
          </w:rPr>
          <w:t xml:space="preserve">, </w:t>
        </w:r>
        <w:commentRangeStart w:id="45"/>
        <w:r w:rsidR="00E042A9">
          <w:rPr>
            <w:rFonts w:ascii="Times New Roman" w:eastAsia="Times New Roman" w:hAnsi="Times New Roman" w:cs="Times New Roman"/>
          </w:rPr>
          <w:t>an interval following the 2015 eruption that has very few earthquakes</w:t>
        </w:r>
      </w:ins>
      <w:del w:id="46" w:author="William Wilcock" w:date="2026-08-06T21:38:00Z" w16du:dateUtc="2026-08-07T04:38:00Z">
        <w:r w:rsidDel="00E042A9">
          <w:rPr>
            <w:rFonts w:ascii="Times New Roman" w:eastAsia="Times New Roman" w:hAnsi="Times New Roman" w:cs="Times New Roman"/>
          </w:rPr>
          <w:delText>)</w:delText>
        </w:r>
      </w:del>
      <w:r>
        <w:rPr>
          <w:rFonts w:ascii="Times New Roman" w:eastAsia="Times New Roman" w:hAnsi="Times New Roman" w:cs="Times New Roman"/>
        </w:rPr>
        <w:t xml:space="preserve"> </w:t>
      </w:r>
      <w:del w:id="47" w:author="William Wilcock" w:date="2026-08-06T21:38:00Z" w16du:dateUtc="2026-08-07T04:38:00Z">
        <w:r w:rsidDel="00E042A9">
          <w:rPr>
            <w:rFonts w:ascii="Times New Roman" w:eastAsia="Times New Roman" w:hAnsi="Times New Roman" w:cs="Times New Roman"/>
          </w:rPr>
          <w:delText xml:space="preserve">following the 2015 eruption </w:delText>
        </w:r>
      </w:del>
      <w:r>
        <w:rPr>
          <w:rFonts w:ascii="Times New Roman" w:eastAsia="Times New Roman" w:hAnsi="Times New Roman" w:cs="Times New Roman"/>
        </w:rPr>
        <w:t>(</w:t>
      </w:r>
      <w:commentRangeEnd w:id="45"/>
      <w:r w:rsidR="00C03CF9">
        <w:rPr>
          <w:rStyle w:val="CommentReference"/>
          <w:rFonts w:ascii="Times New Roman" w:eastAsia="Times New Roman" w:hAnsi="Times New Roman" w:cs="Times New Roman"/>
          <w:sz w:val="24"/>
          <w:szCs w:val="24"/>
        </w:rPr>
        <w:commentReference w:id="45"/>
      </w:r>
      <w:r>
        <w:rPr>
          <w:rFonts w:ascii="Times New Roman" w:eastAsia="Times New Roman" w:hAnsi="Times New Roman" w:cs="Times New Roman"/>
        </w:rPr>
        <w:t xml:space="preserve">Figure 2b). Synthetic training waveforms were then created by merging each polarity-confirmed template with a randomly selected noise segment from the same station and scaling them to replicate the </w:t>
      </w:r>
      <w:commentRangeStart w:id="48"/>
      <w:r>
        <w:rPr>
          <w:rFonts w:ascii="Times New Roman" w:eastAsia="Times New Roman" w:hAnsi="Times New Roman" w:cs="Times New Roman"/>
        </w:rPr>
        <w:t>original SNR distribution of the catalog.</w:t>
      </w:r>
      <w:commentRangeEnd w:id="48"/>
      <w:r w:rsidR="000156AD">
        <w:rPr>
          <w:rStyle w:val="CommentReference"/>
          <w:rFonts w:ascii="Times New Roman" w:eastAsia="Times New Roman" w:hAnsi="Times New Roman" w:cs="Times New Roman"/>
          <w:sz w:val="24"/>
          <w:szCs w:val="24"/>
        </w:rPr>
        <w:commentReference w:id="48"/>
      </w:r>
      <w:r>
        <w:rPr>
          <w:rFonts w:ascii="Times New Roman" w:eastAsia="Times New Roman" w:hAnsi="Times New Roman" w:cs="Times New Roman"/>
        </w:rPr>
        <w:t xml:space="preserve"> This process yielded a final synthetic dataset of ~150,000 waveforms for model development and benchmarking. Example template and synthetic waveforms are shown in Figure 3.</w:t>
      </w:r>
    </w:p>
    <w:p w14:paraId="2744AD70" w14:textId="77777777" w:rsidR="00097898" w:rsidRDefault="00000000">
      <w:pPr>
        <w:spacing w:after="0" w:line="276"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8CD4C42" wp14:editId="76F37F47">
            <wp:extent cx="4690745" cy="3745865"/>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35" name="image1.png"/>
                    <pic:cNvPicPr preferRelativeResize="0"/>
                  </pic:nvPicPr>
                  <pic:blipFill>
                    <a:blip r:embed="rId16"/>
                    <a:srcRect/>
                    <a:stretch>
                      <a:fillRect/>
                    </a:stretch>
                  </pic:blipFill>
                  <pic:spPr>
                    <a:xfrm>
                      <a:off x="0" y="0"/>
                      <a:ext cx="4691063" cy="3843939"/>
                    </a:xfrm>
                    <a:prstGeom prst="rect">
                      <a:avLst/>
                    </a:prstGeom>
                  </pic:spPr>
                </pic:pic>
              </a:graphicData>
            </a:graphic>
          </wp:inline>
        </w:drawing>
      </w:r>
    </w:p>
    <w:p w14:paraId="10BE7C47" w14:textId="0A7D39C8"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Figure 3.</w:t>
      </w:r>
      <w:ins w:id="49" w:author="William Wilcock" w:date="2026-08-06T21:40:00Z" w16du:dateUtc="2026-08-07T04:40:00Z">
        <w:r w:rsidR="00E042A9">
          <w:rPr>
            <w:rFonts w:ascii="Times New Roman" w:eastAsia="Times New Roman" w:hAnsi="Times New Roman" w:cs="Times New Roman"/>
          </w:rPr>
          <w:t xml:space="preserve"> </w:t>
        </w:r>
      </w:ins>
      <w:r>
        <w:rPr>
          <w:rFonts w:ascii="Times New Roman" w:eastAsia="Times New Roman" w:hAnsi="Times New Roman" w:cs="Times New Roman"/>
        </w:rPr>
        <w:t>Examples of augmented waveforms (black), generated by adding random noise to the normalized template waveform (red) to produce a range of signal-to-noise ratios (SNRs).</w:t>
      </w:r>
    </w:p>
    <w:p w14:paraId="76B27A6B" w14:textId="77777777" w:rsidR="00097898" w:rsidRDefault="00097898">
      <w:pPr>
        <w:spacing w:after="0" w:line="276" w:lineRule="auto"/>
        <w:jc w:val="both"/>
        <w:rPr>
          <w:rFonts w:ascii="Times New Roman" w:eastAsia="Times New Roman" w:hAnsi="Times New Roman" w:cs="Times New Roman"/>
        </w:rPr>
      </w:pPr>
    </w:p>
    <w:p w14:paraId="380F57C7" w14:textId="77777777" w:rsidR="00097898" w:rsidRDefault="00000000">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To avoid label leakage, all manual polarity verification and quality control were confined strictly to the template waveforms described above. Synthetic waveforms derived from these templates were used only for model training and benchmarking. No manual inspection, label-based filtering, or performance tuning was performed </w:t>
      </w:r>
      <w:commentRangeStart w:id="50"/>
      <w:r>
        <w:rPr>
          <w:rFonts w:ascii="Times New Roman" w:eastAsia="Times New Roman" w:hAnsi="Times New Roman" w:cs="Times New Roman"/>
        </w:rPr>
        <w:t>on the remaining Axial Seamount catalog data</w:t>
      </w:r>
      <w:commentRangeEnd w:id="50"/>
      <w:r w:rsidR="00C03CF9">
        <w:rPr>
          <w:rStyle w:val="CommentReference"/>
          <w:rFonts w:ascii="Times New Roman" w:eastAsia="Times New Roman" w:hAnsi="Times New Roman" w:cs="Times New Roman"/>
          <w:sz w:val="24"/>
          <w:szCs w:val="24"/>
        </w:rPr>
        <w:commentReference w:id="50"/>
      </w:r>
      <w:r>
        <w:rPr>
          <w:rFonts w:ascii="Times New Roman" w:eastAsia="Times New Roman" w:hAnsi="Times New Roman" w:cs="Times New Roman"/>
        </w:rPr>
        <w:t>. The trained models were subsequently applied to this independent, unreviewed portion of the catalog to evaluate generalization under realistic noise and picking conditions.</w:t>
      </w:r>
    </w:p>
    <w:p w14:paraId="3FA73F57" w14:textId="77777777" w:rsidR="00097898" w:rsidRDefault="00097898">
      <w:pPr>
        <w:spacing w:after="0" w:line="276" w:lineRule="auto"/>
        <w:jc w:val="both"/>
        <w:rPr>
          <w:rFonts w:ascii="Times New Roman" w:eastAsia="Times New Roman" w:hAnsi="Times New Roman" w:cs="Times New Roman"/>
        </w:rPr>
      </w:pPr>
    </w:p>
    <w:p w14:paraId="7B24DA3F" w14:textId="77777777" w:rsidR="00C03CF9" w:rsidRDefault="00C03CF9">
      <w:pPr>
        <w:spacing w:after="0" w:line="276" w:lineRule="auto"/>
        <w:jc w:val="both"/>
        <w:rPr>
          <w:rFonts w:ascii="Times New Roman" w:eastAsia="Times New Roman" w:hAnsi="Times New Roman" w:cs="Times New Roman"/>
        </w:rPr>
      </w:pPr>
    </w:p>
    <w:p w14:paraId="3F727BF1" w14:textId="77777777" w:rsidR="00097898" w:rsidRDefault="00000000">
      <w:pPr>
        <w:spacing w:after="0" w:line="276" w:lineRule="auto"/>
        <w:rPr>
          <w:rFonts w:ascii="Times New Roman" w:eastAsia="Times New Roman" w:hAnsi="Times New Roman" w:cs="Times New Roman"/>
        </w:rPr>
      </w:pPr>
      <w:commentRangeStart w:id="51"/>
      <w:r>
        <w:rPr>
          <w:rFonts w:ascii="Times New Roman" w:eastAsia="Times New Roman" w:hAnsi="Times New Roman" w:cs="Times New Roman"/>
          <w:b/>
          <w:bCs/>
          <w:sz w:val="30"/>
          <w:szCs w:val="30"/>
        </w:rPr>
        <w:t>3 Methods and Results</w:t>
      </w:r>
      <w:commentRangeEnd w:id="51"/>
      <w:r w:rsidR="00EE2215">
        <w:rPr>
          <w:rStyle w:val="CommentReference"/>
          <w:rFonts w:ascii="Times New Roman" w:eastAsia="Times New Roman" w:hAnsi="Times New Roman" w:cs="Times New Roman"/>
          <w:sz w:val="24"/>
          <w:szCs w:val="24"/>
        </w:rPr>
        <w:commentReference w:id="51"/>
      </w:r>
      <w:r>
        <w:rPr>
          <w:rFonts w:ascii="Times New Roman" w:eastAsia="Times New Roman" w:hAnsi="Times New Roman" w:cs="Times New Roman"/>
        </w:rPr>
        <w:br/>
      </w:r>
    </w:p>
    <w:p w14:paraId="26099A2E" w14:textId="77777777" w:rsidR="00097898"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3.1 Benchmark Test for Previous Deep-Learning Models and Cross-Correlation</w:t>
      </w:r>
    </w:p>
    <w:p w14:paraId="596C9114" w14:textId="77777777" w:rsidR="00097898" w:rsidRDefault="00097898">
      <w:pPr>
        <w:spacing w:after="0" w:line="276" w:lineRule="auto"/>
        <w:jc w:val="both"/>
        <w:rPr>
          <w:rFonts w:ascii="Times New Roman" w:eastAsia="Times New Roman" w:hAnsi="Times New Roman" w:cs="Times New Roman"/>
          <w:highlight w:val="white"/>
        </w:rPr>
      </w:pPr>
    </w:p>
    <w:p w14:paraId="35069936" w14:textId="77777777" w:rsidR="00097898" w:rsidRDefault="00000000">
      <w:pPr>
        <w:spacing w:after="0" w:line="276" w:lineRule="auto"/>
        <w:jc w:val="both"/>
        <w:rPr>
          <w:rFonts w:ascii="Times New Roman" w:eastAsia="Times New Roman" w:hAnsi="Times New Roman" w:cs="Times New Roman"/>
          <w:highlight w:val="white"/>
        </w:rPr>
      </w:pPr>
      <w:commentRangeStart w:id="52"/>
      <w:r>
        <w:rPr>
          <w:rFonts w:ascii="Times New Roman" w:eastAsia="Times New Roman" w:hAnsi="Times New Roman" w:cs="Times New Roman"/>
          <w:highlight w:val="white"/>
        </w:rPr>
        <w:t xml:space="preserve">Deep-learning approaches are inherently data driven, and their performance strongly depends on the characteristics of the training data. Here, we benchmark four recently proposed deep-learning models for automatic P-wave first-motion polarity determination (Chakraborty et al., 2022; Zhao et al., 2023; Messuti et al., 2023; Chen et al., 2024), together with a waveform cross-correlation method (Shelly et al., 2016; hereafter CC). Early deep-learning models were developed using convolutional neural network (CNN) architectures trained primarily on the Southern California </w:t>
      </w:r>
      <w:r>
        <w:rPr>
          <w:rFonts w:ascii="Times New Roman" w:eastAsia="Times New Roman" w:hAnsi="Times New Roman" w:cs="Times New Roman"/>
          <w:highlight w:val="white"/>
        </w:rPr>
        <w:lastRenderedPageBreak/>
        <w:t>Earthquake Data Center (SCEDC) dataset (Ross et al., 2018). Subsequent studies expanded the training data to include earthquakes from China to improve generalization across tectonic settings (Zhao et al., 2023; hereafter DiTingMotion). To address data scarcity in localized regions, transfer-learning strategies have also been introduced, enabling model adaptation using limited regional datasets (Chen et al., 2024; hereafter EQPolarity). More recently, models designed for both volcanic and tectonic environments have focused explicitly on the initial P-wave segment, employing attention mechanisms and incorporating P-wave pickers as auxiliary inputs to reduce sensitivity to onset timing errors (Messuti et al., 2023; hereafter CFM). In addition, PolarCAP (Chakraborty et al., 2022) applies strict data-quality filtering by excluding waveforms with signal-to-noise ratios (SNRs) below 10 dB and uses polarity flipping to balance class distributions and augment the training dataset. Collectively, these deep-learning models report accuracies of up to ~98% when evaluated against analyst-determined polarities.</w:t>
      </w:r>
    </w:p>
    <w:p w14:paraId="59308A80"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lang w:val="en-US"/>
        </w:rPr>
        <w:t>For the deep-learning (DL) models evaluated in this study, all produce a binary polarity classification (up or down), but they differ substantially in their input waveform requirements, reflecting distinct architectural design choices. DiTingMotion uses a 1.28 s waveform window (128 samples at 100 Hz) centered on the P-wave arrival and uniquely incorporates a second input channel consisting of the sign of the vertical waveform difference. This additional channel is designed to enhance the identification of emergent or slow-onset P waves (Li et al., 2023; Zhao et al., 2023). EQPolarity requires a longer single-channel vertical waveform window of 6.0 s (3 s before and after the P-wave arrival), which must be resampled to 100 Hz and bandpass filtered between 1 and 20 Hz to emphasize primary seismic features while suppressing low-frequency noise (Chen et al., 2024). In contrast, CFM processes a 1.60 s window (160 samples at 100 Hz) without applying any frequency filtering; instead, it employs an adaptive clipping threshold set to 20 times the pre-arrival noise amplitude to highlight the initial P-wave oscillation (Messuti et al., 2023). PolarCAP operates on the shortest input window, using 64 samples centered on the known P-wave arrival, and requires no preprocessing beyond simple amplitude normalization by the maximum absolute value of the waveform (Chakraborty et al., 2022).</w:t>
      </w:r>
      <w:commentRangeEnd w:id="52"/>
      <w:r w:rsidR="00EE2215">
        <w:rPr>
          <w:rStyle w:val="CommentReference"/>
          <w:rFonts w:ascii="Times New Roman" w:eastAsia="Times New Roman" w:hAnsi="Times New Roman" w:cs="Times New Roman"/>
          <w:sz w:val="24"/>
          <w:szCs w:val="24"/>
          <w:highlight w:val="white"/>
        </w:rPr>
        <w:commentReference w:id="52"/>
      </w:r>
    </w:p>
    <w:p w14:paraId="363E4131"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To ensure a fair benchmark across all models, we resampled all waveform templates to 100 Hz, aligned them on the P-wave arrival, and embedded them within noise windows of varying lengths. These noise windows were selected to reproduce the same signal-to-noise ratio (SNR) distribution observed in the original Axial Seamount dataset. </w:t>
      </w:r>
    </w:p>
    <w:p w14:paraId="0D57D5D6" w14:textId="16BAF534" w:rsidR="00097898" w:rsidRDefault="00000000">
      <w:pPr>
        <w:spacing w:before="300" w:after="300" w:line="276" w:lineRule="auto"/>
        <w:jc w:val="both"/>
        <w:rPr>
          <w:rFonts w:ascii="Times New Roman" w:eastAsia="Times New Roman" w:hAnsi="Times New Roman" w:cs="Times New Roman"/>
          <w:highlight w:val="white"/>
        </w:rPr>
      </w:pPr>
      <w:commentRangeStart w:id="53"/>
      <w:del w:id="54" w:author="William Wilcock" w:date="2026-08-07T09:28:00Z" w16du:dateUtc="2026-08-07T16:28:00Z">
        <w:r w:rsidDel="00EE2215">
          <w:rPr>
            <w:rFonts w:ascii="Times New Roman" w:eastAsia="Times New Roman" w:hAnsi="Times New Roman" w:cs="Times New Roman"/>
            <w:highlight w:val="white"/>
          </w:rPr>
          <w:delText>Figure 4 shows the</w:delText>
        </w:r>
      </w:del>
      <w:ins w:id="55" w:author="William Wilcock" w:date="2026-08-07T09:28:00Z" w16du:dateUtc="2026-08-07T16:28:00Z">
        <w:r w:rsidR="00EE2215">
          <w:rPr>
            <w:rFonts w:ascii="Times New Roman" w:eastAsia="Times New Roman" w:hAnsi="Times New Roman" w:cs="Times New Roman"/>
            <w:highlight w:val="white"/>
          </w:rPr>
          <w:t>The</w:t>
        </w:r>
      </w:ins>
      <w:r>
        <w:rPr>
          <w:rFonts w:ascii="Times New Roman" w:eastAsia="Times New Roman" w:hAnsi="Times New Roman" w:cs="Times New Roman"/>
          <w:highlight w:val="white"/>
        </w:rPr>
        <w:t xml:space="preserve"> benchmark test</w:t>
      </w:r>
      <w:ins w:id="56" w:author="William Wilcock" w:date="2026-08-07T09:28:00Z" w16du:dateUtc="2026-08-07T16:28:00Z">
        <w:r w:rsidR="00EE2215">
          <w:rPr>
            <w:rFonts w:ascii="Times New Roman" w:eastAsia="Times New Roman" w:hAnsi="Times New Roman" w:cs="Times New Roman"/>
            <w:highlight w:val="white"/>
          </w:rPr>
          <w:t>s (Figure 4)</w:t>
        </w:r>
      </w:ins>
      <w:r>
        <w:rPr>
          <w:rFonts w:ascii="Times New Roman" w:eastAsia="Times New Roman" w:hAnsi="Times New Roman" w:cs="Times New Roman"/>
          <w:highlight w:val="white"/>
        </w:rPr>
        <w:t xml:space="preserve"> </w:t>
      </w:r>
      <w:del w:id="57" w:author="William Wilcock" w:date="2026-08-07T09:28:00Z" w16du:dateUtc="2026-08-07T16:28:00Z">
        <w:r w:rsidDel="00EE2215">
          <w:rPr>
            <w:rFonts w:ascii="Times New Roman" w:eastAsia="Times New Roman" w:hAnsi="Times New Roman" w:cs="Times New Roman"/>
            <w:highlight w:val="white"/>
          </w:rPr>
          <w:delText xml:space="preserve">result. </w:delText>
        </w:r>
        <w:commentRangeEnd w:id="53"/>
        <w:r w:rsidR="00EE2215" w:rsidDel="00EE2215">
          <w:rPr>
            <w:rStyle w:val="CommentReference"/>
            <w:rFonts w:ascii="Times New Roman" w:eastAsia="Times New Roman" w:hAnsi="Times New Roman" w:cs="Times New Roman"/>
            <w:sz w:val="24"/>
            <w:szCs w:val="24"/>
            <w:highlight w:val="white"/>
          </w:rPr>
          <w:commentReference w:id="53"/>
        </w:r>
        <w:r w:rsidDel="00EE2215">
          <w:rPr>
            <w:rFonts w:ascii="Times New Roman" w:eastAsia="Times New Roman" w:hAnsi="Times New Roman" w:cs="Times New Roman"/>
            <w:highlight w:val="white"/>
          </w:rPr>
          <w:delText xml:space="preserve">In summary, the benchmark tests </w:delText>
        </w:r>
      </w:del>
      <w:r>
        <w:rPr>
          <w:rFonts w:ascii="Times New Roman" w:eastAsia="Times New Roman" w:hAnsi="Times New Roman" w:cs="Times New Roman"/>
          <w:highlight w:val="white"/>
        </w:rPr>
        <w:t>lead to three key observations.</w:t>
      </w:r>
      <w:del w:id="58" w:author="William Wilcock" w:date="2026-08-07T09:30:00Z" w16du:dateUtc="2026-08-07T16:30:00Z">
        <w:r w:rsidDel="00790B39">
          <w:rPr>
            <w:rFonts w:ascii="Times New Roman" w:eastAsia="Times New Roman" w:hAnsi="Times New Roman" w:cs="Times New Roman"/>
            <w:highlight w:val="white"/>
          </w:rPr>
          <w:delText>(1) B</w:delText>
        </w:r>
      </w:del>
      <w:ins w:id="59" w:author="William Wilcock" w:date="2026-08-07T09:30:00Z" w16du:dateUtc="2026-08-07T16:30:00Z">
        <w:r w:rsidR="00790B39">
          <w:rPr>
            <w:rFonts w:ascii="Times New Roman" w:eastAsia="Times New Roman" w:hAnsi="Times New Roman" w:cs="Times New Roman"/>
            <w:highlight w:val="white"/>
          </w:rPr>
          <w:t xml:space="preserve"> First, b</w:t>
        </w:r>
      </w:ins>
      <w:r>
        <w:rPr>
          <w:rFonts w:ascii="Times New Roman" w:eastAsia="Times New Roman" w:hAnsi="Times New Roman" w:cs="Times New Roman"/>
          <w:highlight w:val="white"/>
        </w:rPr>
        <w:t xml:space="preserve">oth DL models and the cross-correlation (CC) method exhibit strong station-dependent performance. </w:t>
      </w:r>
      <w:del w:id="60" w:author="William Wilcock" w:date="2026-08-07T09:29:00Z" w16du:dateUtc="2026-08-07T16:29:00Z">
        <w:r w:rsidDel="00EE2215">
          <w:rPr>
            <w:rFonts w:ascii="Times New Roman" w:eastAsia="Times New Roman" w:hAnsi="Times New Roman" w:cs="Times New Roman"/>
            <w:highlight w:val="white"/>
          </w:rPr>
          <w:delText>For example, s</w:delText>
        </w:r>
      </w:del>
      <w:ins w:id="61" w:author="William Wilcock" w:date="2026-08-07T09:29:00Z" w16du:dateUtc="2026-08-07T16:29:00Z">
        <w:r w:rsidR="00EE2215">
          <w:rPr>
            <w:rFonts w:ascii="Times New Roman" w:eastAsia="Times New Roman" w:hAnsi="Times New Roman" w:cs="Times New Roman"/>
            <w:highlight w:val="white"/>
          </w:rPr>
          <w:t>S</w:t>
        </w:r>
      </w:ins>
      <w:r>
        <w:rPr>
          <w:rFonts w:ascii="Times New Roman" w:eastAsia="Times New Roman" w:hAnsi="Times New Roman" w:cs="Times New Roman"/>
          <w:highlight w:val="white"/>
        </w:rPr>
        <w:t xml:space="preserve">tations AXCC1 and AXAS1 consistently outperform AXAS2, AXEC3, and AXID1. This disparity likely reflects station location and source characteristics: AXCC1 and AXAS1 are situated near the center of the caldera, where P-wave first motions are generally clearer, whereas stations near caldera-bounding faults record more complex waveforms. In addition, </w:t>
      </w:r>
      <w:commentRangeStart w:id="62"/>
      <w:r>
        <w:rPr>
          <w:rFonts w:ascii="Times New Roman" w:eastAsia="Times New Roman" w:hAnsi="Times New Roman" w:cs="Times New Roman"/>
          <w:highlight w:val="white"/>
        </w:rPr>
        <w:t>AXID1</w:t>
      </w:r>
      <w:commentRangeEnd w:id="62"/>
      <w:r w:rsidR="00EE2215">
        <w:rPr>
          <w:rStyle w:val="CommentReference"/>
          <w:rFonts w:ascii="Times New Roman" w:eastAsia="Times New Roman" w:hAnsi="Times New Roman" w:cs="Times New Roman"/>
          <w:sz w:val="24"/>
          <w:szCs w:val="24"/>
          <w:highlight w:val="white"/>
        </w:rPr>
        <w:commentReference w:id="62"/>
      </w:r>
      <w:r>
        <w:rPr>
          <w:rFonts w:ascii="Times New Roman" w:eastAsia="Times New Roman" w:hAnsi="Times New Roman" w:cs="Times New Roman"/>
          <w:highlight w:val="white"/>
        </w:rPr>
        <w:t xml:space="preserve"> records fewer earthquakes and includes a mixture of tectonic and hydrothermal events, further degrading polarity reliability. </w:t>
      </w:r>
      <w:del w:id="63" w:author="William Wilcock" w:date="2026-08-07T09:30:00Z" w16du:dateUtc="2026-08-07T16:30:00Z">
        <w:r w:rsidDel="00790B39">
          <w:rPr>
            <w:rFonts w:ascii="Times New Roman" w:eastAsia="Times New Roman" w:hAnsi="Times New Roman" w:cs="Times New Roman"/>
            <w:highlight w:val="white"/>
          </w:rPr>
          <w:lastRenderedPageBreak/>
          <w:delText>(2)</w:delText>
        </w:r>
      </w:del>
      <w:ins w:id="64" w:author="William Wilcock" w:date="2026-08-07T09:30:00Z" w16du:dateUtc="2026-08-07T16:30:00Z">
        <w:r w:rsidR="00790B39">
          <w:rPr>
            <w:rFonts w:ascii="Times New Roman" w:eastAsia="Times New Roman" w:hAnsi="Times New Roman" w:cs="Times New Roman"/>
            <w:highlight w:val="white"/>
          </w:rPr>
          <w:t>Second,</w:t>
        </w:r>
      </w:ins>
      <w:r>
        <w:rPr>
          <w:rFonts w:ascii="Times New Roman" w:eastAsia="Times New Roman" w:hAnsi="Times New Roman" w:cs="Times New Roman"/>
          <w:highlight w:val="white"/>
        </w:rPr>
        <w:t xml:space="preserve"> </w:t>
      </w:r>
      <w:ins w:id="65" w:author="William Wilcock" w:date="2026-08-07T09:30:00Z" w16du:dateUtc="2026-08-07T16:30:00Z">
        <w:r w:rsidR="00790B39">
          <w:rPr>
            <w:rFonts w:ascii="Times New Roman" w:eastAsia="Times New Roman" w:hAnsi="Times New Roman" w:cs="Times New Roman"/>
            <w:highlight w:val="white"/>
          </w:rPr>
          <w:t>t</w:t>
        </w:r>
      </w:ins>
      <w:del w:id="66" w:author="William Wilcock" w:date="2026-08-07T09:30:00Z" w16du:dateUtc="2026-08-07T16:30:00Z">
        <w:r w:rsidDel="00790B39">
          <w:rPr>
            <w:rFonts w:ascii="Times New Roman" w:eastAsia="Times New Roman" w:hAnsi="Times New Roman" w:cs="Times New Roman"/>
            <w:highlight w:val="white"/>
          </w:rPr>
          <w:delText>T</w:delText>
        </w:r>
      </w:del>
      <w:r>
        <w:rPr>
          <w:rFonts w:ascii="Times New Roman" w:eastAsia="Times New Roman" w:hAnsi="Times New Roman" w:cs="Times New Roman"/>
          <w:highlight w:val="white"/>
        </w:rPr>
        <w:t xml:space="preserve">he CC method outperforms all DL models, achieving an average accuracy of </w:t>
      </w:r>
      <w:commentRangeStart w:id="67"/>
      <w:r>
        <w:rPr>
          <w:rFonts w:ascii="Times New Roman" w:eastAsia="Times New Roman" w:hAnsi="Times New Roman" w:cs="Times New Roman"/>
          <w:highlight w:val="white"/>
        </w:rPr>
        <w:t xml:space="preserve">approximately 92%. </w:t>
      </w:r>
      <w:commentRangeEnd w:id="67"/>
      <w:r w:rsidR="00790B39">
        <w:rPr>
          <w:rStyle w:val="CommentReference"/>
          <w:rFonts w:ascii="Times New Roman" w:eastAsia="Times New Roman" w:hAnsi="Times New Roman" w:cs="Times New Roman"/>
          <w:sz w:val="24"/>
          <w:szCs w:val="24"/>
          <w:highlight w:val="white"/>
        </w:rPr>
        <w:commentReference w:id="67"/>
      </w:r>
      <w:del w:id="68" w:author="William Wilcock" w:date="2026-08-07T09:31:00Z" w16du:dateUtc="2026-08-07T16:31:00Z">
        <w:r w:rsidDel="00790B39">
          <w:rPr>
            <w:rFonts w:ascii="Times New Roman" w:eastAsia="Times New Roman" w:hAnsi="Times New Roman" w:cs="Times New Roman"/>
            <w:highlight w:val="white"/>
          </w:rPr>
          <w:delText>(3) T</w:delText>
        </w:r>
      </w:del>
      <w:ins w:id="69" w:author="William Wilcock" w:date="2026-08-07T09:31:00Z" w16du:dateUtc="2026-08-07T16:31:00Z">
        <w:r w:rsidR="00790B39">
          <w:rPr>
            <w:rFonts w:ascii="Times New Roman" w:eastAsia="Times New Roman" w:hAnsi="Times New Roman" w:cs="Times New Roman"/>
            <w:highlight w:val="white"/>
          </w:rPr>
          <w:t>Third, t</w:t>
        </w:r>
      </w:ins>
      <w:r>
        <w:rPr>
          <w:rFonts w:ascii="Times New Roman" w:eastAsia="Times New Roman" w:hAnsi="Times New Roman" w:cs="Times New Roman"/>
          <w:highlight w:val="white"/>
        </w:rPr>
        <w:t xml:space="preserve">he evaluated </w:t>
      </w:r>
      <w:commentRangeStart w:id="70"/>
      <w:r>
        <w:rPr>
          <w:rFonts w:ascii="Times New Roman" w:eastAsia="Times New Roman" w:hAnsi="Times New Roman" w:cs="Times New Roman"/>
          <w:highlight w:val="white"/>
        </w:rPr>
        <w:t>DL models perform 10–20% worse than their originally reported accuracies</w:t>
      </w:r>
      <w:commentRangeEnd w:id="70"/>
      <w:r w:rsidR="00790B39">
        <w:rPr>
          <w:rStyle w:val="CommentReference"/>
          <w:rFonts w:ascii="Times New Roman" w:eastAsia="Times New Roman" w:hAnsi="Times New Roman" w:cs="Times New Roman"/>
          <w:sz w:val="24"/>
          <w:szCs w:val="24"/>
          <w:highlight w:val="white"/>
        </w:rPr>
        <w:commentReference w:id="70"/>
      </w:r>
      <w:r>
        <w:rPr>
          <w:rFonts w:ascii="Times New Roman" w:eastAsia="Times New Roman" w:hAnsi="Times New Roman" w:cs="Times New Roman"/>
          <w:highlight w:val="white"/>
        </w:rPr>
        <w:t>, indicating limited generalization to marine OBS data. This performance degradation suggests that existing models, trained primarily on onshore datasets, are sensitive to waveform differences and minor P-wave onset misalignments characteristic of marine environments, highlighting the need for either region-specific retraining or the development of new models tailored to seafloor seismic data.</w:t>
      </w:r>
    </w:p>
    <w:p w14:paraId="7DB32ED5" w14:textId="77777777"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7666B802" wp14:editId="5DAE103F">
            <wp:extent cx="5943600" cy="3417570"/>
            <wp:effectExtent l="0" t="0" r="0" b="0"/>
            <wp:docPr id="38" name="image4.png"/>
            <wp:cNvGraphicFramePr/>
            <a:graphic xmlns:a="http://schemas.openxmlformats.org/drawingml/2006/main">
              <a:graphicData uri="http://schemas.openxmlformats.org/drawingml/2006/picture">
                <pic:pic xmlns:pic="http://schemas.openxmlformats.org/drawingml/2006/picture">
                  <pic:nvPicPr>
                    <pic:cNvPr id="38" name="image4.png"/>
                    <pic:cNvPicPr preferRelativeResize="0"/>
                  </pic:nvPicPr>
                  <pic:blipFill>
                    <a:blip r:embed="rId17"/>
                    <a:srcRect/>
                    <a:stretch>
                      <a:fillRect/>
                    </a:stretch>
                  </pic:blipFill>
                  <pic:spPr>
                    <a:xfrm>
                      <a:off x="0" y="0"/>
                      <a:ext cx="5943600" cy="4762500"/>
                    </a:xfrm>
                    <a:prstGeom prst="rect">
                      <a:avLst/>
                    </a:prstGeom>
                  </pic:spPr>
                </pic:pic>
              </a:graphicData>
            </a:graphic>
          </wp:inline>
        </w:drawing>
      </w:r>
    </w:p>
    <w:p w14:paraId="5E189524" w14:textId="481E7DCC"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4. Station-wise P-wave first-motion polarity classification accuracy (%) on synthetic waveform comparing four existing deep-learning models (DiTingMotion, CFM, EQPolarity, and PolarCAP) </w:t>
      </w:r>
      <w:del w:id="71" w:author="William Wilcock" w:date="2026-08-07T09:14:00Z" w16du:dateUtc="2026-08-07T16:14:00Z">
        <w:r w:rsidDel="000156AD">
          <w:rPr>
            <w:rFonts w:ascii="Times New Roman" w:eastAsia="Times New Roman" w:hAnsi="Times New Roman" w:cs="Times New Roman"/>
            <w:highlight w:val="white"/>
          </w:rPr>
          <w:delText xml:space="preserve">against </w:delText>
        </w:r>
      </w:del>
      <w:ins w:id="72" w:author="William Wilcock" w:date="2026-08-07T09:14:00Z" w16du:dateUtc="2026-08-07T16:14:00Z">
        <w:r w:rsidR="000156AD">
          <w:rPr>
            <w:rFonts w:ascii="Times New Roman" w:eastAsia="Times New Roman" w:hAnsi="Times New Roman" w:cs="Times New Roman"/>
            <w:highlight w:val="white"/>
          </w:rPr>
          <w:t xml:space="preserve">and </w:t>
        </w:r>
      </w:ins>
      <w:r>
        <w:rPr>
          <w:rFonts w:ascii="Times New Roman" w:eastAsia="Times New Roman" w:hAnsi="Times New Roman" w:cs="Times New Roman"/>
          <w:highlight w:val="white"/>
        </w:rPr>
        <w:t xml:space="preserve">a cross-correlation (CC) </w:t>
      </w:r>
      <w:commentRangeStart w:id="73"/>
      <w:r>
        <w:rPr>
          <w:rFonts w:ascii="Times New Roman" w:eastAsia="Times New Roman" w:hAnsi="Times New Roman" w:cs="Times New Roman"/>
          <w:highlight w:val="white"/>
        </w:rPr>
        <w:t>baseline</w:t>
      </w:r>
      <w:commentRangeEnd w:id="73"/>
      <w:r w:rsidR="000156AD">
        <w:rPr>
          <w:rStyle w:val="CommentReference"/>
          <w:rFonts w:ascii="Times New Roman" w:eastAsia="Times New Roman" w:hAnsi="Times New Roman" w:cs="Times New Roman"/>
          <w:sz w:val="24"/>
          <w:szCs w:val="24"/>
          <w:highlight w:val="white"/>
        </w:rPr>
        <w:commentReference w:id="73"/>
      </w:r>
      <w:r>
        <w:rPr>
          <w:rFonts w:ascii="Times New Roman" w:eastAsia="Times New Roman" w:hAnsi="Times New Roman" w:cs="Times New Roman"/>
          <w:highlight w:val="white"/>
        </w:rPr>
        <w:t>. Bars show accuracies for each station (AXAS1–AXID1) and the across-station Average.</w:t>
      </w:r>
    </w:p>
    <w:p w14:paraId="701E7857" w14:textId="77777777" w:rsidR="00097898" w:rsidRDefault="00097898">
      <w:pPr>
        <w:spacing w:after="0" w:line="276" w:lineRule="auto"/>
        <w:jc w:val="both"/>
        <w:rPr>
          <w:rFonts w:ascii="Times New Roman" w:eastAsia="Times New Roman" w:hAnsi="Times New Roman" w:cs="Times New Roman"/>
          <w:highlight w:val="white"/>
        </w:rPr>
      </w:pPr>
    </w:p>
    <w:p w14:paraId="5BFBA1E2" w14:textId="77777777" w:rsidR="00097898"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3.2 Model Optimization: Training a New Model or Transfer Learning</w:t>
      </w:r>
    </w:p>
    <w:p w14:paraId="5F7E33BD"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performance of deep-learning (DL) models for P-wave first-motion polarity determination depends primarily on arrival-time accuracy, signal-to-noise ratio (SNR), regional waveform characteristics, and training data volume. Arrival-time uncertainty is particularly critical: in DiTingMotion, a random pick error of 0.1 s reduces accuracy by up to 22% (Li et al., 2023; Zhao et al., 2023). Although time-shift augmentation improves robustness in models such as CFM and PolarCAP, unaugmented CFM accuracy drops to ~50% for a 0.1 s shift (Chakraborty et al., 2022; Messuti et al., 2023). Model performance also degrades rapidly at low SNR, with PolarCAP showing a sharp decline below 10 dB and DiTingMotion remaining sensitive to pick errors in </w:t>
      </w:r>
      <w:r>
        <w:rPr>
          <w:rFonts w:ascii="Times New Roman" w:eastAsia="Times New Roman" w:hAnsi="Times New Roman" w:cs="Times New Roman"/>
          <w:highlight w:val="white"/>
        </w:rPr>
        <w:lastRenderedPageBreak/>
        <w:t>noisy conditions despite near-optimal performance on high-SNR data (&gt;30 dB). Regional variability further limits generalization, motivating transfer-learning strategies such as EQpolarity, which improves regional accuracy from 95.43% to 98.82% using limited local data (Chen et al., 2024). In addition, previous studies suggest that reliable performance typically requires at least ~10,000 training samples, with optimal results achieved using 20,000–30,000 waveforms (Hara et al., 2019; Messuti et al., 2023).</w:t>
      </w:r>
    </w:p>
    <w:p w14:paraId="0793D54C"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To evaluate these effects for seafloor seismic data, we adopt the PolarCAP model (Chakraborty et al., 2022) trained on the INSTANCE dataset (Michelini et al., 2021). PolarCAP uses an autoencoder architecture (Rumelhart et al., 1986) with two 1-D convolutional and max-pooling layers that encode the waveform into a 16-dimensional latent space, followed by a symmetric decoder and a softmax classifier (Figure 5). The model is implemented in Keras and trained using the Adam optimizer, minimizing a weighted sum of reconstruction (mean-squared error) and classification (Huber loss, δ = 0.5) losses, with weights of 1 and 200, respectively. Early stopping and adaptive learning-rate reduction are applied during training.</w:t>
      </w:r>
    </w:p>
    <w:p w14:paraId="4D6A6CD8" w14:textId="77777777" w:rsidR="00097898" w:rsidRDefault="00097898">
      <w:pPr>
        <w:spacing w:before="300" w:after="300" w:line="276" w:lineRule="auto"/>
        <w:jc w:val="both"/>
        <w:rPr>
          <w:rFonts w:ascii="Times New Roman" w:eastAsia="Times New Roman" w:hAnsi="Times New Roman" w:cs="Times New Roman"/>
          <w:highlight w:val="white"/>
        </w:rPr>
      </w:pPr>
    </w:p>
    <w:p w14:paraId="06DE8911"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0" distB="0" distL="114300" distR="114300" wp14:anchorId="79B233E6" wp14:editId="447DF7CA">
            <wp:extent cx="5942965" cy="2555875"/>
            <wp:effectExtent l="0" t="0" r="635" b="9525"/>
            <wp:docPr id="1" name="Picture 1" descr="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5"/>
                    <pic:cNvPicPr>
                      <a:picLocks noChangeAspect="1"/>
                    </pic:cNvPicPr>
                  </pic:nvPicPr>
                  <pic:blipFill>
                    <a:blip r:embed="rId18"/>
                    <a:stretch>
                      <a:fillRect/>
                    </a:stretch>
                  </pic:blipFill>
                  <pic:spPr>
                    <a:xfrm>
                      <a:off x="0" y="0"/>
                      <a:ext cx="5942965" cy="2555875"/>
                    </a:xfrm>
                    <a:prstGeom prst="rect">
                      <a:avLst/>
                    </a:prstGeom>
                  </pic:spPr>
                </pic:pic>
              </a:graphicData>
            </a:graphic>
          </wp:inline>
        </w:drawing>
      </w:r>
    </w:p>
    <w:p w14:paraId="223D088D"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5. Autoencoder architecture used in this study (Chakraborty et al., 2022). The encoder comprises two 1D convolutional layers (ReLU; 32 and 8 filters; kernel sizes 32 and 16) with max-pooling, where each pooling step halves the data dimension, and dropout of 0.3. The decoder comprises two 1D convolutional layers (tanh and ReLU; 8 and 32 filters; kernel sizes 16 and 32), followed by a final tanh output layer. A softmax classifier applied to the encoded representation outputs the probabilities of negative and positive polarity.</w:t>
      </w:r>
    </w:p>
    <w:p w14:paraId="1A7DC59E" w14:textId="63AF8C16" w:rsidR="00097898" w:rsidRDefault="00000000">
      <w:pPr>
        <w:spacing w:before="300" w:after="300" w:line="276" w:lineRule="auto"/>
        <w:jc w:val="both"/>
        <w:rPr>
          <w:rFonts w:ascii="Times New Roman" w:eastAsia="Times New Roman" w:hAnsi="Times New Roman" w:cs="Times New Roman"/>
          <w:highlight w:val="white"/>
          <w:lang w:val="en-US"/>
        </w:rPr>
      </w:pPr>
      <w:r>
        <w:rPr>
          <w:rFonts w:ascii="Times New Roman" w:eastAsia="Times New Roman" w:hAnsi="Times New Roman" w:cs="Times New Roman"/>
          <w:highlight w:val="white"/>
        </w:rPr>
        <w:t xml:space="preserve">Using station-specific synthetic datasets, we compare two optimization strategies: training a new model from scratch and applying transfer learning. For transfer learning, all layers except the final </w:t>
      </w:r>
      <w:r>
        <w:rPr>
          <w:rFonts w:ascii="Times New Roman" w:eastAsia="Times New Roman" w:hAnsi="Times New Roman" w:cs="Times New Roman"/>
          <w:highlight w:val="white"/>
        </w:rPr>
        <w:lastRenderedPageBreak/>
        <w:t xml:space="preserve">softmax layer are frozen and fine-tuned using synthetic waveforms, with performance evaluated on </w:t>
      </w:r>
      <w:del w:id="74" w:author="William Wilcock" w:date="2026-08-07T09:36:00Z" w16du:dateUtc="2026-08-07T16:36:00Z">
        <w:r w:rsidDel="00790B39">
          <w:rPr>
            <w:rFonts w:ascii="Times New Roman" w:eastAsia="Times New Roman" w:hAnsi="Times New Roman" w:cs="Times New Roman"/>
            <w:highlight w:val="white"/>
          </w:rPr>
          <w:delText xml:space="preserve">a </w:delText>
        </w:r>
      </w:del>
      <w:ins w:id="75" w:author="William Wilcock" w:date="2026-08-07T09:36:00Z" w16du:dateUtc="2026-08-07T16:36:00Z">
        <w:r w:rsidR="00790B39">
          <w:rPr>
            <w:rFonts w:ascii="Times New Roman" w:eastAsia="Times New Roman" w:hAnsi="Times New Roman" w:cs="Times New Roman"/>
            <w:highlight w:val="white"/>
          </w:rPr>
          <w:t xml:space="preserve">the </w:t>
        </w:r>
      </w:ins>
      <w:r>
        <w:rPr>
          <w:rFonts w:ascii="Times New Roman" w:eastAsia="Times New Roman" w:hAnsi="Times New Roman" w:cs="Times New Roman"/>
          <w:highlight w:val="white"/>
        </w:rPr>
        <w:t xml:space="preserve">held-out 20% test set. </w:t>
      </w:r>
      <w:commentRangeStart w:id="76"/>
      <w:r>
        <w:rPr>
          <w:rFonts w:ascii="Times New Roman" w:eastAsia="Times New Roman" w:hAnsi="Times New Roman" w:cs="Times New Roman"/>
          <w:highlight w:val="white"/>
        </w:rPr>
        <w:t>To assess model generalization, we also conduct a leave-one-station-out (LOSO) experiment, in which the model is trained on all but one station and evaluated on the held-out station, repeating this for each of the seven stations in turn</w:t>
      </w:r>
      <w:commentRangeEnd w:id="76"/>
      <w:r w:rsidR="00A05E49">
        <w:rPr>
          <w:rStyle w:val="CommentReference"/>
          <w:rFonts w:ascii="Times New Roman" w:eastAsia="Times New Roman" w:hAnsi="Times New Roman" w:cs="Times New Roman"/>
          <w:sz w:val="24"/>
          <w:szCs w:val="24"/>
          <w:highlight w:val="white"/>
          <w:lang w:val="en-US"/>
        </w:rPr>
        <w:commentReference w:id="76"/>
      </w:r>
    </w:p>
    <w:p w14:paraId="6613014F" w14:textId="77777777" w:rsidR="00097898" w:rsidRDefault="00000000">
      <w:pPr>
        <w:spacing w:before="300" w:after="300" w:line="276" w:lineRule="auto"/>
        <w:jc w:val="both"/>
        <w:rPr>
          <w:rFonts w:ascii="Times New Roman" w:eastAsia="Times New Roman" w:hAnsi="Times New Roman" w:cs="Times New Roman"/>
          <w:highlight w:val="white"/>
        </w:rPr>
      </w:pPr>
      <w:commentRangeStart w:id="77"/>
      <w:r>
        <w:rPr>
          <w:rFonts w:ascii="Times New Roman" w:eastAsia="Times New Roman" w:hAnsi="Times New Roman" w:cs="Times New Roman"/>
          <w:noProof/>
          <w:highlight w:val="white"/>
        </w:rPr>
        <w:drawing>
          <wp:inline distT="114300" distB="114300" distL="114300" distR="114300" wp14:anchorId="2F97D62D" wp14:editId="6F00555C">
            <wp:extent cx="5943600" cy="3688080"/>
            <wp:effectExtent l="0" t="0" r="0" b="0"/>
            <wp:docPr id="40" name="image7.png"/>
            <wp:cNvGraphicFramePr/>
            <a:graphic xmlns:a="http://schemas.openxmlformats.org/drawingml/2006/main">
              <a:graphicData uri="http://schemas.openxmlformats.org/drawingml/2006/picture">
                <pic:pic xmlns:pic="http://schemas.openxmlformats.org/drawingml/2006/picture">
                  <pic:nvPicPr>
                    <pic:cNvPr id="40" name="image7.png"/>
                    <pic:cNvPicPr preferRelativeResize="0"/>
                  </pic:nvPicPr>
                  <pic:blipFill>
                    <a:blip r:embed="rId19"/>
                    <a:srcRect/>
                    <a:stretch>
                      <a:fillRect/>
                    </a:stretch>
                  </pic:blipFill>
                  <pic:spPr>
                    <a:xfrm>
                      <a:off x="0" y="0"/>
                      <a:ext cx="5943600" cy="4762500"/>
                    </a:xfrm>
                    <a:prstGeom prst="rect">
                      <a:avLst/>
                    </a:prstGeom>
                  </pic:spPr>
                </pic:pic>
              </a:graphicData>
            </a:graphic>
          </wp:inline>
        </w:drawing>
      </w:r>
      <w:commentRangeEnd w:id="77"/>
      <w:r w:rsidR="002308CF">
        <w:rPr>
          <w:rStyle w:val="CommentReference"/>
          <w:rFonts w:ascii="Times New Roman" w:eastAsia="Times New Roman" w:hAnsi="Times New Roman" w:cs="Times New Roman"/>
          <w:sz w:val="24"/>
          <w:szCs w:val="24"/>
          <w:highlight w:val="white"/>
        </w:rPr>
        <w:commentReference w:id="77"/>
      </w:r>
    </w:p>
    <w:p w14:paraId="02261569" w14:textId="7F5B7700"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6. Accuracy (%) comparison of three training strategies for polarity classification </w:t>
      </w:r>
      <w:del w:id="78" w:author="William Wilcock" w:date="2026-08-07T10:10:00Z" w16du:dateUtc="2026-08-07T17:10:00Z">
        <w:r w:rsidDel="00F23742">
          <w:rPr>
            <w:rFonts w:ascii="Times New Roman" w:eastAsia="Times New Roman" w:hAnsi="Times New Roman" w:cs="Times New Roman"/>
            <w:highlight w:val="white"/>
          </w:rPr>
          <w:delText xml:space="preserve">across </w:delText>
        </w:r>
      </w:del>
      <w:ins w:id="79" w:author="William Wilcock" w:date="2026-08-07T10:10:00Z" w16du:dateUtc="2026-08-07T17:10:00Z">
        <w:r w:rsidR="00F23742">
          <w:rPr>
            <w:rFonts w:ascii="Times New Roman" w:eastAsia="Times New Roman" w:hAnsi="Times New Roman" w:cs="Times New Roman"/>
            <w:highlight w:val="white"/>
          </w:rPr>
          <w:t xml:space="preserve">for individual </w:t>
        </w:r>
      </w:ins>
      <w:r>
        <w:rPr>
          <w:rFonts w:ascii="Times New Roman" w:eastAsia="Times New Roman" w:hAnsi="Times New Roman" w:cs="Times New Roman"/>
          <w:highlight w:val="white"/>
        </w:rPr>
        <w:t>stations</w:t>
      </w:r>
      <w:del w:id="80" w:author="William Wilcock" w:date="2026-08-07T10:11:00Z" w16du:dateUtc="2026-08-07T17:11:00Z">
        <w:r w:rsidDel="00F23742">
          <w:rPr>
            <w:rFonts w:ascii="Times New Roman" w:eastAsia="Times New Roman" w:hAnsi="Times New Roman" w:cs="Times New Roman"/>
            <w:highlight w:val="white"/>
          </w:rPr>
          <w:delText xml:space="preserve"> </w:delText>
        </w:r>
      </w:del>
      <w:del w:id="81" w:author="William Wilcock" w:date="2026-08-07T10:10:00Z" w16du:dateUtc="2026-08-07T17:10:00Z">
        <w:r w:rsidDel="00F23742">
          <w:rPr>
            <w:rFonts w:ascii="Times New Roman" w:eastAsia="Times New Roman" w:hAnsi="Times New Roman" w:cs="Times New Roman"/>
            <w:highlight w:val="white"/>
          </w:rPr>
          <w:delText>(</w:delText>
        </w:r>
      </w:del>
      <w:del w:id="82" w:author="William Wilcock" w:date="2026-08-07T10:11:00Z" w16du:dateUtc="2026-08-07T17:11:00Z">
        <w:r w:rsidDel="00F23742">
          <w:rPr>
            <w:rFonts w:ascii="Times New Roman" w:eastAsia="Times New Roman" w:hAnsi="Times New Roman" w:cs="Times New Roman"/>
            <w:highlight w:val="white"/>
          </w:rPr>
          <w:delText>AXAS1–AXID1)</w:delText>
        </w:r>
      </w:del>
      <w:ins w:id="83" w:author="William Wilcock" w:date="2026-08-07T10:11:00Z" w16du:dateUtc="2026-08-07T17:11:00Z">
        <w:r w:rsidR="00F23742">
          <w:rPr>
            <w:rFonts w:ascii="Times New Roman" w:eastAsia="Times New Roman" w:hAnsi="Times New Roman" w:cs="Times New Roman"/>
            <w:highlight w:val="white"/>
          </w:rPr>
          <w:t xml:space="preserve"> and the average</w:t>
        </w:r>
        <w:r w:rsidR="00AD52F3">
          <w:rPr>
            <w:rFonts w:ascii="Times New Roman" w:eastAsia="Times New Roman" w:hAnsi="Times New Roman" w:cs="Times New Roman"/>
            <w:highlight w:val="white"/>
          </w:rPr>
          <w:t xml:space="preserve"> of all stations</w:t>
        </w:r>
      </w:ins>
      <w:ins w:id="84" w:author="William Wilcock" w:date="2026-08-07T09:40:00Z" w16du:dateUtc="2026-08-07T16:40:00Z">
        <w:r w:rsidR="002308CF">
          <w:rPr>
            <w:rFonts w:ascii="Times New Roman" w:eastAsia="Times New Roman" w:hAnsi="Times New Roman" w:cs="Times New Roman"/>
            <w:highlight w:val="white"/>
          </w:rPr>
          <w:t xml:space="preserve">. </w:t>
        </w:r>
      </w:ins>
      <w:ins w:id="85" w:author="William Wilcock" w:date="2026-08-07T10:11:00Z" w16du:dateUtc="2026-08-07T17:11:00Z">
        <w:r w:rsidR="00AD52F3">
          <w:rPr>
            <w:rFonts w:ascii="Times New Roman" w:eastAsia="Times New Roman" w:hAnsi="Times New Roman" w:cs="Times New Roman"/>
            <w:highlight w:val="white"/>
          </w:rPr>
          <w:t>Accuracies</w:t>
        </w:r>
      </w:ins>
      <w:ins w:id="86" w:author="William Wilcock" w:date="2026-08-07T09:40:00Z" w16du:dateUtc="2026-08-07T16:40:00Z">
        <w:r w:rsidR="002308CF">
          <w:rPr>
            <w:rFonts w:ascii="Times New Roman" w:eastAsia="Times New Roman" w:hAnsi="Times New Roman" w:cs="Times New Roman"/>
            <w:highlight w:val="white"/>
          </w:rPr>
          <w:t xml:space="preserve"> shown for</w:t>
        </w:r>
      </w:ins>
      <w:del w:id="87" w:author="William Wilcock" w:date="2026-08-07T09:41:00Z" w16du:dateUtc="2026-08-07T16:41:00Z">
        <w:r w:rsidDel="002308CF">
          <w:rPr>
            <w:rFonts w:ascii="Times New Roman" w:eastAsia="Times New Roman" w:hAnsi="Times New Roman" w:cs="Times New Roman"/>
            <w:highlight w:val="white"/>
          </w:rPr>
          <w:delText xml:space="preserve"> </w:delText>
        </w:r>
        <w:commentRangeStart w:id="88"/>
        <w:r w:rsidDel="002308CF">
          <w:rPr>
            <w:rFonts w:ascii="Times New Roman" w:eastAsia="Times New Roman" w:hAnsi="Times New Roman" w:cs="Times New Roman"/>
            <w:highlight w:val="white"/>
          </w:rPr>
          <w:delText xml:space="preserve">and their Average: </w:delText>
        </w:r>
        <w:commentRangeEnd w:id="88"/>
        <w:r w:rsidR="00790B39" w:rsidDel="002308CF">
          <w:rPr>
            <w:rStyle w:val="CommentReference"/>
            <w:rFonts w:ascii="Times New Roman" w:eastAsia="Times New Roman" w:hAnsi="Times New Roman" w:cs="Times New Roman"/>
            <w:sz w:val="24"/>
            <w:szCs w:val="24"/>
            <w:highlight w:val="white"/>
          </w:rPr>
          <w:commentReference w:id="88"/>
        </w:r>
        <w:r w:rsidDel="002308CF">
          <w:rPr>
            <w:rFonts w:ascii="Times New Roman" w:eastAsia="Times New Roman" w:hAnsi="Times New Roman" w:cs="Times New Roman"/>
            <w:highlight w:val="white"/>
          </w:rPr>
          <w:delText>(1)</w:delText>
        </w:r>
      </w:del>
      <w:r>
        <w:rPr>
          <w:rFonts w:ascii="Times New Roman" w:eastAsia="Times New Roman" w:hAnsi="Times New Roman" w:cs="Times New Roman"/>
          <w:highlight w:val="white"/>
        </w:rPr>
        <w:t xml:space="preserve"> </w:t>
      </w:r>
      <w:commentRangeStart w:id="89"/>
      <w:ins w:id="90" w:author="William Wilcock" w:date="2026-08-07T09:43:00Z" w16du:dateUtc="2026-08-07T16:43:00Z">
        <w:r w:rsidR="002308CF">
          <w:rPr>
            <w:rFonts w:ascii="Times New Roman" w:eastAsia="Times New Roman" w:hAnsi="Times New Roman" w:cs="Times New Roman"/>
            <w:highlight w:val="white"/>
          </w:rPr>
          <w:t xml:space="preserve">(1) </w:t>
        </w:r>
      </w:ins>
      <w:commentRangeEnd w:id="89"/>
      <w:r w:rsidR="002308CF">
        <w:rPr>
          <w:rStyle w:val="CommentReference"/>
          <w:rFonts w:ascii="Times New Roman" w:eastAsia="Times New Roman" w:hAnsi="Times New Roman" w:cs="Times New Roman"/>
          <w:sz w:val="24"/>
          <w:szCs w:val="24"/>
          <w:highlight w:val="white"/>
        </w:rPr>
        <w:commentReference w:id="89"/>
      </w:r>
      <w:r>
        <w:rPr>
          <w:rFonts w:ascii="Times New Roman" w:eastAsia="Times New Roman" w:hAnsi="Times New Roman" w:cs="Times New Roman"/>
          <w:highlight w:val="white"/>
        </w:rPr>
        <w:t xml:space="preserve">a single model trained using data pooled from all stations, (2) </w:t>
      </w:r>
      <w:del w:id="91" w:author="William Wilcock" w:date="2026-08-07T09:42:00Z" w16du:dateUtc="2026-08-07T16:42:00Z">
        <w:r w:rsidDel="002308CF">
          <w:rPr>
            <w:rFonts w:ascii="Times New Roman" w:eastAsia="Times New Roman" w:hAnsi="Times New Roman" w:cs="Times New Roman"/>
            <w:highlight w:val="white"/>
          </w:rPr>
          <w:delText xml:space="preserve">Accuracy of </w:delText>
        </w:r>
      </w:del>
      <w:r>
        <w:rPr>
          <w:rFonts w:ascii="Times New Roman" w:eastAsia="Times New Roman" w:hAnsi="Times New Roman" w:cs="Times New Roman"/>
          <w:highlight w:val="white"/>
        </w:rPr>
        <w:t xml:space="preserve">seven models </w:t>
      </w:r>
      <w:ins w:id="92" w:author="William Wilcock" w:date="2026-08-07T09:42:00Z" w16du:dateUtc="2026-08-07T16:42:00Z">
        <w:r w:rsidR="002308CF">
          <w:rPr>
            <w:rFonts w:ascii="Times New Roman" w:eastAsia="Times New Roman" w:hAnsi="Times New Roman" w:cs="Times New Roman"/>
            <w:highlight w:val="white"/>
          </w:rPr>
          <w:t xml:space="preserve">trained with </w:t>
        </w:r>
      </w:ins>
      <w:r>
        <w:rPr>
          <w:rFonts w:ascii="Times New Roman" w:eastAsia="Times New Roman" w:hAnsi="Times New Roman" w:cs="Times New Roman"/>
          <w:highlight w:val="white"/>
        </w:rPr>
        <w:t>leave-one-station-out (LOSO)</w:t>
      </w:r>
      <w:del w:id="93" w:author="William Wilcock" w:date="2026-08-07T09:42:00Z" w16du:dateUtc="2026-08-07T16:42:00Z">
        <w:r w:rsidDel="002308CF">
          <w:rPr>
            <w:rFonts w:ascii="Times New Roman" w:eastAsia="Times New Roman" w:hAnsi="Times New Roman" w:cs="Times New Roman"/>
            <w:highlight w:val="white"/>
          </w:rPr>
          <w:delText xml:space="preserve"> training</w:delText>
        </w:r>
      </w:del>
      <w:r>
        <w:rPr>
          <w:rFonts w:ascii="Times New Roman" w:eastAsia="Times New Roman" w:hAnsi="Times New Roman" w:cs="Times New Roman"/>
          <w:highlight w:val="white"/>
        </w:rPr>
        <w:t xml:space="preserve">, and (3) </w:t>
      </w:r>
      <w:ins w:id="94" w:author="William Wilcock" w:date="2026-08-07T09:46:00Z" w16du:dateUtc="2026-08-07T16:46:00Z">
        <w:r w:rsidR="002308CF">
          <w:rPr>
            <w:rFonts w:ascii="Times New Roman" w:eastAsia="Times New Roman" w:hAnsi="Times New Roman" w:cs="Times New Roman"/>
            <w:highlight w:val="white"/>
          </w:rPr>
          <w:t xml:space="preserve">a </w:t>
        </w:r>
      </w:ins>
      <w:del w:id="95" w:author="William Wilcock" w:date="2026-08-07T09:43:00Z" w16du:dateUtc="2026-08-07T16:43:00Z">
        <w:r w:rsidDel="002308CF">
          <w:rPr>
            <w:rFonts w:ascii="Times New Roman" w:eastAsia="Times New Roman" w:hAnsi="Times New Roman" w:cs="Times New Roman"/>
            <w:highlight w:val="white"/>
          </w:rPr>
          <w:delText xml:space="preserve">Accuracy of the </w:delText>
        </w:r>
      </w:del>
      <w:r>
        <w:rPr>
          <w:rFonts w:ascii="Times New Roman" w:eastAsia="Times New Roman" w:hAnsi="Times New Roman" w:cs="Times New Roman"/>
          <w:highlight w:val="white"/>
        </w:rPr>
        <w:t>transfer learning model</w:t>
      </w:r>
      <w:del w:id="96" w:author="William Wilcock" w:date="2026-08-07T09:46:00Z" w16du:dateUtc="2026-08-07T16:46:00Z">
        <w:r w:rsidDel="002308CF">
          <w:rPr>
            <w:rFonts w:ascii="Times New Roman" w:eastAsia="Times New Roman" w:hAnsi="Times New Roman" w:cs="Times New Roman"/>
            <w:highlight w:val="white"/>
          </w:rPr>
          <w:delText xml:space="preserve"> to each station</w:delText>
        </w:r>
      </w:del>
      <w:r>
        <w:rPr>
          <w:rFonts w:ascii="Times New Roman" w:eastAsia="Times New Roman" w:hAnsi="Times New Roman" w:cs="Times New Roman"/>
          <w:highlight w:val="white"/>
        </w:rPr>
        <w:t>.</w:t>
      </w:r>
    </w:p>
    <w:p w14:paraId="0A100B3B" w14:textId="77777777" w:rsidR="00097898" w:rsidRDefault="00097898">
      <w:pPr>
        <w:spacing w:after="0" w:line="276" w:lineRule="auto"/>
        <w:jc w:val="both"/>
        <w:rPr>
          <w:rFonts w:ascii="Times New Roman" w:eastAsia="Times New Roman" w:hAnsi="Times New Roman" w:cs="Times New Roman"/>
          <w:highlight w:val="white"/>
        </w:rPr>
      </w:pPr>
    </w:p>
    <w:p w14:paraId="248B7EC0" w14:textId="77777777"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To evaluate the influence of signal-to-noise ratio (SNR) on model performance, we grouped training waveforms into three categories based </w:t>
      </w:r>
      <w:commentRangeStart w:id="97"/>
      <w:r>
        <w:rPr>
          <w:rFonts w:ascii="Times New Roman" w:eastAsia="Times New Roman" w:hAnsi="Times New Roman" w:cs="Times New Roman"/>
          <w:highlight w:val="white"/>
        </w:rPr>
        <w:t>on SNR: high SNR (&gt;10 dB), low SNR (0–10 dB),</w:t>
      </w:r>
      <w:commentRangeEnd w:id="97"/>
      <w:r w:rsidR="002308CF">
        <w:rPr>
          <w:rStyle w:val="CommentReference"/>
          <w:rFonts w:ascii="Times New Roman" w:eastAsia="Times New Roman" w:hAnsi="Times New Roman" w:cs="Times New Roman"/>
          <w:sz w:val="24"/>
          <w:szCs w:val="24"/>
          <w:highlight w:val="white"/>
        </w:rPr>
        <w:commentReference w:id="97"/>
      </w:r>
      <w:r>
        <w:rPr>
          <w:rFonts w:ascii="Times New Roman" w:eastAsia="Times New Roman" w:hAnsi="Times New Roman" w:cs="Times New Roman"/>
          <w:highlight w:val="white"/>
        </w:rPr>
        <w:t xml:space="preserve"> </w:t>
      </w:r>
      <w:commentRangeStart w:id="98"/>
      <w:r>
        <w:rPr>
          <w:rFonts w:ascii="Times New Roman" w:eastAsia="Times New Roman" w:hAnsi="Times New Roman" w:cs="Times New Roman"/>
          <w:highlight w:val="white"/>
        </w:rPr>
        <w:t xml:space="preserve">and the original SNR distribution across all stations </w:t>
      </w:r>
      <w:commentRangeEnd w:id="98"/>
      <w:r w:rsidR="00A05E49">
        <w:rPr>
          <w:rStyle w:val="CommentReference"/>
          <w:rFonts w:ascii="Times New Roman" w:eastAsia="Times New Roman" w:hAnsi="Times New Roman" w:cs="Times New Roman"/>
          <w:sz w:val="24"/>
          <w:szCs w:val="24"/>
          <w:highlight w:val="white"/>
        </w:rPr>
        <w:commentReference w:id="98"/>
      </w:r>
      <w:commentRangeStart w:id="99"/>
      <w:r>
        <w:rPr>
          <w:rFonts w:ascii="Times New Roman" w:eastAsia="Times New Roman" w:hAnsi="Times New Roman" w:cs="Times New Roman"/>
          <w:highlight w:val="white"/>
        </w:rPr>
        <w:t xml:space="preserve">(Figure 7). </w:t>
      </w:r>
      <w:commentRangeEnd w:id="99"/>
      <w:r w:rsidR="00F23742">
        <w:rPr>
          <w:rStyle w:val="CommentReference"/>
          <w:rFonts w:ascii="Times New Roman" w:eastAsia="Times New Roman" w:hAnsi="Times New Roman" w:cs="Times New Roman"/>
          <w:sz w:val="24"/>
          <w:szCs w:val="24"/>
          <w:highlight w:val="white"/>
        </w:rPr>
        <w:commentReference w:id="99"/>
      </w:r>
      <w:r>
        <w:rPr>
          <w:rFonts w:ascii="Times New Roman" w:eastAsia="Times New Roman" w:hAnsi="Times New Roman" w:cs="Times New Roman"/>
          <w:highlight w:val="white"/>
        </w:rPr>
        <w:t xml:space="preserve">Separate models were trained and transfer learning using each SNR group and evaluated on a common test dataset constructed from waveforms </w:t>
      </w:r>
      <w:commentRangeStart w:id="100"/>
      <w:r>
        <w:rPr>
          <w:rFonts w:ascii="Times New Roman" w:eastAsia="Times New Roman" w:hAnsi="Times New Roman" w:cs="Times New Roman"/>
          <w:highlight w:val="white"/>
        </w:rPr>
        <w:t>with the original SNR distribution</w:t>
      </w:r>
      <w:commentRangeEnd w:id="100"/>
      <w:r w:rsidR="002308CF">
        <w:rPr>
          <w:rStyle w:val="CommentReference"/>
          <w:rFonts w:ascii="Times New Roman" w:eastAsia="Times New Roman" w:hAnsi="Times New Roman" w:cs="Times New Roman"/>
          <w:sz w:val="24"/>
          <w:szCs w:val="24"/>
          <w:highlight w:val="white"/>
        </w:rPr>
        <w:commentReference w:id="100"/>
      </w:r>
      <w:r>
        <w:rPr>
          <w:rFonts w:ascii="Times New Roman" w:eastAsia="Times New Roman" w:hAnsi="Times New Roman" w:cs="Times New Roman"/>
          <w:highlight w:val="white"/>
        </w:rPr>
        <w:t>.</w:t>
      </w:r>
    </w:p>
    <w:p w14:paraId="168A4B95" w14:textId="77777777" w:rsidR="00097898" w:rsidRDefault="00097898">
      <w:pPr>
        <w:spacing w:after="0" w:line="276" w:lineRule="auto"/>
        <w:jc w:val="both"/>
        <w:rPr>
          <w:rFonts w:ascii="Times New Roman" w:eastAsia="Times New Roman" w:hAnsi="Times New Roman" w:cs="Times New Roman"/>
          <w:b/>
          <w:bCs/>
          <w:highlight w:val="white"/>
        </w:rPr>
      </w:pPr>
    </w:p>
    <w:p w14:paraId="5282546E" w14:textId="77777777" w:rsidR="00097898" w:rsidRDefault="00000000">
      <w:pPr>
        <w:spacing w:after="0" w:line="276" w:lineRule="auto"/>
        <w:jc w:val="both"/>
        <w:rPr>
          <w:rFonts w:ascii="Times New Roman" w:eastAsia="Times New Roman" w:hAnsi="Times New Roman" w:cs="Times New Roman"/>
          <w:b/>
          <w:bCs/>
          <w:highlight w:val="white"/>
        </w:rPr>
      </w:pPr>
      <w:commentRangeStart w:id="101"/>
      <w:r>
        <w:rPr>
          <w:rFonts w:ascii="Times New Roman" w:eastAsia="Times New Roman" w:hAnsi="Times New Roman" w:cs="Times New Roman"/>
          <w:b/>
          <w:bCs/>
          <w:noProof/>
          <w:highlight w:val="white"/>
        </w:rPr>
        <w:lastRenderedPageBreak/>
        <w:drawing>
          <wp:inline distT="114300" distB="114300" distL="114300" distR="114300" wp14:anchorId="7AD7A287" wp14:editId="3D831BD7">
            <wp:extent cx="5943600" cy="5355590"/>
            <wp:effectExtent l="0" t="0" r="0" b="0"/>
            <wp:docPr id="39" name="image3.png"/>
            <wp:cNvGraphicFramePr/>
            <a:graphic xmlns:a="http://schemas.openxmlformats.org/drawingml/2006/main">
              <a:graphicData uri="http://schemas.openxmlformats.org/drawingml/2006/picture">
                <pic:pic xmlns:pic="http://schemas.openxmlformats.org/drawingml/2006/picture">
                  <pic:nvPicPr>
                    <pic:cNvPr id="39" name="image3.png"/>
                    <pic:cNvPicPr preferRelativeResize="0"/>
                  </pic:nvPicPr>
                  <pic:blipFill>
                    <a:blip r:embed="rId20"/>
                    <a:srcRect/>
                    <a:stretch>
                      <a:fillRect/>
                    </a:stretch>
                  </pic:blipFill>
                  <pic:spPr>
                    <a:xfrm>
                      <a:off x="0" y="0"/>
                      <a:ext cx="5943600" cy="4724400"/>
                    </a:xfrm>
                    <a:prstGeom prst="rect">
                      <a:avLst/>
                    </a:prstGeom>
                  </pic:spPr>
                </pic:pic>
              </a:graphicData>
            </a:graphic>
          </wp:inline>
        </w:drawing>
      </w:r>
      <w:commentRangeEnd w:id="101"/>
      <w:r w:rsidR="00A05E49">
        <w:rPr>
          <w:rStyle w:val="CommentReference"/>
          <w:rFonts w:ascii="Times New Roman" w:eastAsia="Times New Roman" w:hAnsi="Times New Roman" w:cs="Times New Roman"/>
          <w:b/>
          <w:bCs/>
          <w:sz w:val="24"/>
          <w:szCs w:val="24"/>
          <w:highlight w:val="white"/>
        </w:rPr>
        <w:commentReference w:id="101"/>
      </w:r>
    </w:p>
    <w:p w14:paraId="6CEDD21E" w14:textId="46BBE5DE" w:rsidR="00097898" w:rsidRDefault="00000000">
      <w:pPr>
        <w:spacing w:after="0" w:line="276" w:lineRule="auto"/>
        <w:jc w:val="both"/>
        <w:rPr>
          <w:rFonts w:ascii="Times New Roman" w:eastAsia="Times New Roman" w:hAnsi="Times New Roman" w:cs="Times New Roman"/>
          <w:highlight w:val="white"/>
        </w:rPr>
      </w:pPr>
      <w:commentRangeStart w:id="102"/>
      <w:r>
        <w:rPr>
          <w:rFonts w:ascii="Times New Roman" w:eastAsia="Times New Roman" w:hAnsi="Times New Roman" w:cs="Times New Roman"/>
          <w:highlight w:val="white"/>
        </w:rPr>
        <w:t xml:space="preserve">Figure 7. Impact of signal-to-noise ratio (SNR) on station-wise polarity classification accuracy. (a) Accuracy </w:t>
      </w:r>
      <w:del w:id="103" w:author="William Wilcock" w:date="2026-08-07T10:13:00Z" w16du:dateUtc="2026-08-07T17:13:00Z">
        <w:r w:rsidDel="00AD52F3">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for new models trained</w:t>
      </w:r>
      <w:ins w:id="104" w:author="William Wilcock" w:date="2026-08-07T10:17:00Z" w16du:dateUtc="2026-08-07T17:17:00Z">
        <w:r w:rsidR="00AD52F3">
          <w:rPr>
            <w:rFonts w:ascii="Times New Roman" w:eastAsia="Times New Roman" w:hAnsi="Times New Roman" w:cs="Times New Roman"/>
            <w:highlight w:val="white"/>
          </w:rPr>
          <w:t xml:space="preserve"> on</w:t>
        </w:r>
      </w:ins>
      <w:r>
        <w:rPr>
          <w:rFonts w:ascii="Times New Roman" w:eastAsia="Times New Roman" w:hAnsi="Times New Roman" w:cs="Times New Roman"/>
          <w:highlight w:val="white"/>
        </w:rPr>
        <w:t xml:space="preserve"> </w:t>
      </w:r>
      <w:del w:id="105" w:author="William Wilcock" w:date="2026-08-07T10:13:00Z" w16du:dateUtc="2026-08-07T17:13:00Z">
        <w:r w:rsidDel="00AD52F3">
          <w:rPr>
            <w:rFonts w:ascii="Times New Roman" w:eastAsia="Times New Roman" w:hAnsi="Times New Roman" w:cs="Times New Roman"/>
            <w:highlight w:val="white"/>
          </w:rPr>
          <w:delText>using three SNR conditions (H</w:delText>
        </w:r>
      </w:del>
      <w:ins w:id="106" w:author="William Wilcock" w:date="2026-08-07T10:13:00Z" w16du:dateUtc="2026-08-07T17:13:00Z">
        <w:r w:rsidR="00AD52F3">
          <w:rPr>
            <w:rFonts w:ascii="Times New Roman" w:eastAsia="Times New Roman" w:hAnsi="Times New Roman" w:cs="Times New Roman"/>
            <w:highlight w:val="white"/>
          </w:rPr>
          <w:t>h</w:t>
        </w:r>
      </w:ins>
      <w:r>
        <w:rPr>
          <w:rFonts w:ascii="Times New Roman" w:eastAsia="Times New Roman" w:hAnsi="Times New Roman" w:cs="Times New Roman"/>
          <w:highlight w:val="white"/>
        </w:rPr>
        <w:t>igh</w:t>
      </w:r>
      <w:ins w:id="107" w:author="William Wilcock" w:date="2026-08-07T10:13:00Z" w16du:dateUtc="2026-08-07T17:13:00Z">
        <w:r w:rsidR="00AD52F3">
          <w:rPr>
            <w:rFonts w:ascii="Times New Roman" w:eastAsia="Times New Roman" w:hAnsi="Times New Roman" w:cs="Times New Roman"/>
            <w:highlight w:val="white"/>
          </w:rPr>
          <w:t xml:space="preserve"> </w:t>
        </w:r>
      </w:ins>
      <w:del w:id="108" w:author="William Wilcock" w:date="2026-08-07T10:13:00Z" w16du:dateUtc="2026-08-07T17:13:00Z">
        <w:r w:rsidDel="00AD52F3">
          <w:rPr>
            <w:rFonts w:ascii="Times New Roman" w:eastAsia="Times New Roman" w:hAnsi="Times New Roman" w:cs="Times New Roman"/>
            <w:highlight w:val="white"/>
          </w:rPr>
          <w:delText>-</w:delText>
        </w:r>
      </w:del>
      <w:r>
        <w:rPr>
          <w:rFonts w:ascii="Times New Roman" w:eastAsia="Times New Roman" w:hAnsi="Times New Roman" w:cs="Times New Roman"/>
          <w:highlight w:val="white"/>
        </w:rPr>
        <w:t>SNR</w:t>
      </w:r>
      <w:del w:id="109" w:author="William Wilcock" w:date="2026-08-07T10:13:00Z" w16du:dateUtc="2026-08-07T17:13:00Z">
        <w:r w:rsidDel="00AD52F3">
          <w:rPr>
            <w:rFonts w:ascii="Times New Roman" w:eastAsia="Times New Roman" w:hAnsi="Times New Roman" w:cs="Times New Roman"/>
            <w:highlight w:val="white"/>
          </w:rPr>
          <w:delText>, Original-SNR, Low-</w:delText>
        </w:r>
      </w:del>
      <w:ins w:id="110" w:author="William Wilcock" w:date="2026-08-07T10:13:00Z" w16du:dateUtc="2026-08-07T17:13:00Z">
        <w:r w:rsidR="00AD52F3">
          <w:rPr>
            <w:rFonts w:ascii="Times New Roman" w:eastAsia="Times New Roman" w:hAnsi="Times New Roman" w:cs="Times New Roman"/>
            <w:highlight w:val="white"/>
          </w:rPr>
          <w:t xml:space="preserve"> and low-</w:t>
        </w:r>
      </w:ins>
      <w:r>
        <w:rPr>
          <w:rFonts w:ascii="Times New Roman" w:eastAsia="Times New Roman" w:hAnsi="Times New Roman" w:cs="Times New Roman"/>
          <w:highlight w:val="white"/>
        </w:rPr>
        <w:t>SNR</w:t>
      </w:r>
      <w:ins w:id="111" w:author="William Wilcock" w:date="2026-08-07T10:13:00Z" w16du:dateUtc="2026-08-07T17:13:00Z">
        <w:r w:rsidR="00AD52F3">
          <w:rPr>
            <w:rFonts w:ascii="Times New Roman" w:eastAsia="Times New Roman" w:hAnsi="Times New Roman" w:cs="Times New Roman"/>
            <w:highlight w:val="white"/>
          </w:rPr>
          <w:t xml:space="preserve"> </w:t>
        </w:r>
      </w:ins>
      <w:ins w:id="112" w:author="William Wilcock" w:date="2026-08-07T10:17:00Z" w16du:dateUtc="2026-08-07T17:17:00Z">
        <w:r w:rsidR="00AD52F3">
          <w:rPr>
            <w:rFonts w:ascii="Times New Roman" w:eastAsia="Times New Roman" w:hAnsi="Times New Roman" w:cs="Times New Roman"/>
            <w:highlight w:val="white"/>
          </w:rPr>
          <w:t xml:space="preserve">subsets </w:t>
        </w:r>
      </w:ins>
      <w:ins w:id="113" w:author="William Wilcock" w:date="2026-08-07T10:13:00Z" w16du:dateUtc="2026-08-07T17:13:00Z">
        <w:r w:rsidR="00AD52F3">
          <w:rPr>
            <w:rFonts w:ascii="Times New Roman" w:eastAsia="Times New Roman" w:hAnsi="Times New Roman" w:cs="Times New Roman"/>
            <w:highlight w:val="white"/>
          </w:rPr>
          <w:t>compared with training on the original SNR</w:t>
        </w:r>
      </w:ins>
      <w:del w:id="114" w:author="William Wilcock" w:date="2026-08-07T10:13:00Z" w16du:dateUtc="2026-08-07T17:13:00Z">
        <w:r w:rsidDel="00AD52F3">
          <w:rPr>
            <w:rFonts w:ascii="Times New Roman" w:eastAsia="Times New Roman" w:hAnsi="Times New Roman" w:cs="Times New Roman"/>
            <w:highlight w:val="white"/>
          </w:rPr>
          <w:delText>)</w:delText>
        </w:r>
      </w:del>
      <w:r>
        <w:rPr>
          <w:rFonts w:ascii="Times New Roman" w:eastAsia="Times New Roman" w:hAnsi="Times New Roman" w:cs="Times New Roman"/>
          <w:highlight w:val="white"/>
        </w:rPr>
        <w:t xml:space="preserve">. (b) Transfer-learning model accuracy </w:t>
      </w:r>
      <w:del w:id="115" w:author="William Wilcock" w:date="2026-08-07T10:13:00Z" w16du:dateUtc="2026-08-07T17:13:00Z">
        <w:r w:rsidDel="00AD52F3">
          <w:rPr>
            <w:rFonts w:ascii="Times New Roman" w:eastAsia="Times New Roman" w:hAnsi="Times New Roman" w:cs="Times New Roman"/>
            <w:highlight w:val="white"/>
          </w:rPr>
          <w:delText xml:space="preserve">(%) </w:delText>
        </w:r>
      </w:del>
      <w:del w:id="116" w:author="William Wilcock" w:date="2026-08-07T10:17:00Z" w16du:dateUtc="2026-08-07T17:17:00Z">
        <w:r w:rsidDel="00AD52F3">
          <w:rPr>
            <w:rFonts w:ascii="Times New Roman" w:eastAsia="Times New Roman" w:hAnsi="Times New Roman" w:cs="Times New Roman"/>
            <w:highlight w:val="white"/>
          </w:rPr>
          <w:delText xml:space="preserve">evaluated </w:delText>
        </w:r>
      </w:del>
      <w:del w:id="117" w:author="William Wilcock" w:date="2026-08-07T10:15:00Z" w16du:dateUtc="2026-08-07T17:15:00Z">
        <w:r w:rsidDel="00AD52F3">
          <w:rPr>
            <w:rFonts w:ascii="Times New Roman" w:eastAsia="Times New Roman" w:hAnsi="Times New Roman" w:cs="Times New Roman"/>
            <w:highlight w:val="white"/>
          </w:rPr>
          <w:delText xml:space="preserve">under </w:delText>
        </w:r>
      </w:del>
      <w:ins w:id="118" w:author="William Wilcock" w:date="2026-08-07T10:17:00Z" w16du:dateUtc="2026-08-07T17:17:00Z">
        <w:r w:rsidR="00AD52F3">
          <w:rPr>
            <w:rFonts w:ascii="Times New Roman" w:eastAsia="Times New Roman" w:hAnsi="Times New Roman" w:cs="Times New Roman"/>
            <w:highlight w:val="white"/>
          </w:rPr>
          <w:t>for</w:t>
        </w:r>
      </w:ins>
      <w:ins w:id="119" w:author="William Wilcock" w:date="2026-08-07T10:15:00Z" w16du:dateUtc="2026-08-07T17:15:00Z">
        <w:r w:rsidR="00AD52F3">
          <w:rPr>
            <w:rFonts w:ascii="Times New Roman" w:eastAsia="Times New Roman" w:hAnsi="Times New Roman" w:cs="Times New Roman"/>
            <w:highlight w:val="white"/>
          </w:rPr>
          <w:t xml:space="preserve"> training with </w:t>
        </w:r>
      </w:ins>
      <w:r>
        <w:rPr>
          <w:rFonts w:ascii="Times New Roman" w:eastAsia="Times New Roman" w:hAnsi="Times New Roman" w:cs="Times New Roman"/>
          <w:highlight w:val="white"/>
        </w:rPr>
        <w:t xml:space="preserve">the same SNR </w:t>
      </w:r>
      <w:del w:id="120" w:author="William Wilcock" w:date="2026-08-07T10:17:00Z" w16du:dateUtc="2026-08-07T17:17:00Z">
        <w:r w:rsidDel="00AD52F3">
          <w:rPr>
            <w:rFonts w:ascii="Times New Roman" w:eastAsia="Times New Roman" w:hAnsi="Times New Roman" w:cs="Times New Roman"/>
            <w:highlight w:val="white"/>
          </w:rPr>
          <w:delText>conditions</w:delText>
        </w:r>
      </w:del>
      <w:ins w:id="121" w:author="William Wilcock" w:date="2026-08-07T10:17:00Z" w16du:dateUtc="2026-08-07T17:17:00Z">
        <w:r w:rsidR="00AD52F3">
          <w:rPr>
            <w:rFonts w:ascii="Times New Roman" w:eastAsia="Times New Roman" w:hAnsi="Times New Roman" w:cs="Times New Roman"/>
            <w:highlight w:val="white"/>
          </w:rPr>
          <w:t>categories as (a)</w:t>
        </w:r>
      </w:ins>
      <w:r>
        <w:rPr>
          <w:rFonts w:ascii="Times New Roman" w:eastAsia="Times New Roman" w:hAnsi="Times New Roman" w:cs="Times New Roman"/>
          <w:highlight w:val="white"/>
        </w:rPr>
        <w:t xml:space="preserve">. Results are shown for each station </w:t>
      </w:r>
      <w:del w:id="122" w:author="William Wilcock" w:date="2026-08-07T10:14:00Z" w16du:dateUtc="2026-08-07T17:14:00Z">
        <w:r w:rsidDel="00AD52F3">
          <w:rPr>
            <w:rFonts w:ascii="Times New Roman" w:eastAsia="Times New Roman" w:hAnsi="Times New Roman" w:cs="Times New Roman"/>
            <w:highlight w:val="white"/>
          </w:rPr>
          <w:delText xml:space="preserve">(AXAS1–AXID1) </w:delText>
        </w:r>
      </w:del>
      <w:r>
        <w:rPr>
          <w:rFonts w:ascii="Times New Roman" w:eastAsia="Times New Roman" w:hAnsi="Times New Roman" w:cs="Times New Roman"/>
          <w:highlight w:val="white"/>
        </w:rPr>
        <w:t xml:space="preserve">and </w:t>
      </w:r>
      <w:del w:id="123" w:author="William Wilcock" w:date="2026-08-07T10:14:00Z" w16du:dateUtc="2026-08-07T17:14:00Z">
        <w:r w:rsidDel="00AD52F3">
          <w:rPr>
            <w:rFonts w:ascii="Times New Roman" w:eastAsia="Times New Roman" w:hAnsi="Times New Roman" w:cs="Times New Roman"/>
            <w:highlight w:val="white"/>
          </w:rPr>
          <w:delText>the across-station</w:delText>
        </w:r>
      </w:del>
      <w:ins w:id="124" w:author="William Wilcock" w:date="2026-08-07T10:14:00Z" w16du:dateUtc="2026-08-07T17:14:00Z">
        <w:r w:rsidR="00AD52F3">
          <w:rPr>
            <w:rFonts w:ascii="Times New Roman" w:eastAsia="Times New Roman" w:hAnsi="Times New Roman" w:cs="Times New Roman"/>
            <w:highlight w:val="white"/>
          </w:rPr>
          <w:t>for the a</w:t>
        </w:r>
      </w:ins>
      <w:del w:id="125" w:author="William Wilcock" w:date="2026-08-07T10:14:00Z" w16du:dateUtc="2026-08-07T17:14:00Z">
        <w:r w:rsidDel="00AD52F3">
          <w:rPr>
            <w:rFonts w:ascii="Times New Roman" w:eastAsia="Times New Roman" w:hAnsi="Times New Roman" w:cs="Times New Roman"/>
            <w:highlight w:val="white"/>
          </w:rPr>
          <w:delText xml:space="preserve"> A</w:delText>
        </w:r>
      </w:del>
      <w:r>
        <w:rPr>
          <w:rFonts w:ascii="Times New Roman" w:eastAsia="Times New Roman" w:hAnsi="Times New Roman" w:cs="Times New Roman"/>
          <w:highlight w:val="white"/>
        </w:rPr>
        <w:t>verage</w:t>
      </w:r>
      <w:ins w:id="126" w:author="William Wilcock" w:date="2026-08-07T10:14:00Z" w16du:dateUtc="2026-08-07T17:14:00Z">
        <w:r w:rsidR="00AD52F3">
          <w:rPr>
            <w:rFonts w:ascii="Times New Roman" w:eastAsia="Times New Roman" w:hAnsi="Times New Roman" w:cs="Times New Roman"/>
            <w:highlight w:val="white"/>
          </w:rPr>
          <w:t xml:space="preserve"> of all stations</w:t>
        </w:r>
      </w:ins>
      <w:r>
        <w:rPr>
          <w:rFonts w:ascii="Times New Roman" w:eastAsia="Times New Roman" w:hAnsi="Times New Roman" w:cs="Times New Roman"/>
          <w:highlight w:val="white"/>
        </w:rPr>
        <w:t>.</w:t>
      </w:r>
      <w:commentRangeEnd w:id="102"/>
      <w:r w:rsidR="00AD52F3">
        <w:rPr>
          <w:rStyle w:val="CommentReference"/>
          <w:rFonts w:ascii="Times New Roman" w:eastAsia="Times New Roman" w:hAnsi="Times New Roman" w:cs="Times New Roman"/>
          <w:sz w:val="24"/>
          <w:szCs w:val="24"/>
          <w:highlight w:val="white"/>
        </w:rPr>
        <w:commentReference w:id="102"/>
      </w:r>
    </w:p>
    <w:p w14:paraId="7AA2BC6F" w14:textId="77777777" w:rsidR="00097898" w:rsidRDefault="00097898">
      <w:pPr>
        <w:spacing w:after="0" w:line="276" w:lineRule="auto"/>
        <w:jc w:val="both"/>
        <w:rPr>
          <w:rFonts w:ascii="Times New Roman" w:eastAsia="Times New Roman" w:hAnsi="Times New Roman" w:cs="Times New Roman"/>
          <w:highlight w:val="white"/>
        </w:rPr>
      </w:pPr>
    </w:p>
    <w:p w14:paraId="5023F1F9" w14:textId="77777777" w:rsidR="00097898" w:rsidRDefault="00097898">
      <w:pPr>
        <w:spacing w:after="0" w:line="276" w:lineRule="auto"/>
        <w:jc w:val="both"/>
        <w:rPr>
          <w:rFonts w:ascii="Times New Roman" w:eastAsia="Times New Roman" w:hAnsi="Times New Roman" w:cs="Times New Roman"/>
          <w:highlight w:val="white"/>
        </w:rPr>
      </w:pPr>
    </w:p>
    <w:p w14:paraId="0E06BCD8" w14:textId="4D07264B" w:rsidR="00097898" w:rsidRDefault="00000000">
      <w:pPr>
        <w:spacing w:after="0" w:line="276" w:lineRule="auto"/>
        <w:jc w:val="both"/>
        <w:rPr>
          <w:rFonts w:ascii="Times New Roman" w:eastAsia="Times New Roman" w:hAnsi="Times New Roman" w:cs="Times New Roman"/>
          <w:highlight w:val="white"/>
        </w:rPr>
      </w:pPr>
      <w:commentRangeStart w:id="127"/>
      <w:r>
        <w:rPr>
          <w:rFonts w:ascii="Times New Roman" w:eastAsia="Times New Roman" w:hAnsi="Times New Roman" w:cs="Times New Roman"/>
          <w:highlight w:val="white"/>
        </w:rPr>
        <w:t>Figure 7 summarizes the influence of training-data signal-to-noise ratio (SNR) on model performance for both the newly trained model and the transfer-learning model</w:t>
      </w:r>
      <w:commentRangeEnd w:id="127"/>
      <w:r w:rsidR="00A54FCB">
        <w:rPr>
          <w:rStyle w:val="CommentReference"/>
          <w:rFonts w:ascii="Times New Roman" w:eastAsia="Times New Roman" w:hAnsi="Times New Roman" w:cs="Times New Roman"/>
          <w:sz w:val="24"/>
          <w:szCs w:val="24"/>
          <w:highlight w:val="white"/>
        </w:rPr>
        <w:commentReference w:id="127"/>
      </w:r>
      <w:r>
        <w:rPr>
          <w:rFonts w:ascii="Times New Roman" w:eastAsia="Times New Roman" w:hAnsi="Times New Roman" w:cs="Times New Roman"/>
          <w:highlight w:val="white"/>
        </w:rPr>
        <w:t xml:space="preserve">. For the newly trained models (Figure 7a), accuracy remains consistently high across stations, with differences between high-SNR, low-SNR, and original-SNR training generally within ~1–2%. Models trained on the original SNR distribution achieve the highest and most stable performance overall, while training exclusively on high-SNR or low-SNR subsets results in only minor accuracy degradation. In contrast, transfer-learning models (Figure 7b) exhibit a stronger dependence on the SNR characteristics of the training data. Although transfer learning performs well when trained on high- </w:t>
      </w:r>
      <w:r>
        <w:rPr>
          <w:rFonts w:ascii="Times New Roman" w:eastAsia="Times New Roman" w:hAnsi="Times New Roman" w:cs="Times New Roman"/>
          <w:highlight w:val="white"/>
        </w:rPr>
        <w:lastRenderedPageBreak/>
        <w:t xml:space="preserve">or original-SNR data, accuracy decreases more noticeably when trained on low-SNR waveforms, particularly at stations with weaker signal quality (e.g., </w:t>
      </w:r>
      <w:ins w:id="128" w:author="William Wilcock" w:date="2026-08-07T10:19:00Z" w16du:dateUtc="2026-08-07T17:19:00Z">
        <w:r w:rsidR="00AD52F3">
          <w:rPr>
            <w:rFonts w:ascii="Times New Roman" w:eastAsia="Times New Roman" w:hAnsi="Times New Roman" w:cs="Times New Roman"/>
            <w:highlight w:val="white"/>
          </w:rPr>
          <w:t>AX</w:t>
        </w:r>
      </w:ins>
      <w:r>
        <w:rPr>
          <w:rFonts w:ascii="Times New Roman" w:eastAsia="Times New Roman" w:hAnsi="Times New Roman" w:cs="Times New Roman"/>
          <w:highlight w:val="white"/>
        </w:rPr>
        <w:t xml:space="preserve">ID1). Network-averaged results indicate that newly trained models are largely insensitive to the SNR distribution of the training data, whereas transfer-learning models are more vulnerable to SNR mismatch between training and testing data. </w:t>
      </w:r>
      <w:commentRangeStart w:id="129"/>
      <w:r>
        <w:rPr>
          <w:rFonts w:ascii="Times New Roman" w:eastAsia="Times New Roman" w:hAnsi="Times New Roman" w:cs="Times New Roman"/>
          <w:highlight w:val="white"/>
        </w:rPr>
        <w:t>These results suggest that training models directly on station-diverse datasets provides greater robustness to SNR variability than fine-tuning pretrained models.</w:t>
      </w:r>
      <w:commentRangeEnd w:id="129"/>
      <w:r w:rsidR="00AD52F3">
        <w:rPr>
          <w:rStyle w:val="CommentReference"/>
          <w:rFonts w:ascii="Times New Roman" w:eastAsia="Times New Roman" w:hAnsi="Times New Roman" w:cs="Times New Roman"/>
          <w:sz w:val="24"/>
          <w:szCs w:val="24"/>
          <w:highlight w:val="white"/>
        </w:rPr>
        <w:commentReference w:id="129"/>
      </w:r>
    </w:p>
    <w:p w14:paraId="338766B6" w14:textId="1F776A0C" w:rsidR="00097898" w:rsidRDefault="00000000">
      <w:pPr>
        <w:spacing w:after="0" w:line="276" w:lineRule="auto"/>
        <w:jc w:val="both"/>
        <w:rPr>
          <w:rFonts w:ascii="Times New Roman" w:eastAsia="Times New Roman" w:hAnsi="Times New Roman" w:cs="Times New Roman"/>
          <w:highlight w:val="white"/>
        </w:rPr>
      </w:pPr>
      <w:commentRangeStart w:id="130"/>
      <w:r>
        <w:rPr>
          <w:rFonts w:ascii="Times Regular" w:eastAsia="Times New Roman" w:hAnsi="Times Regular"/>
          <w:highlight w:val="white"/>
        </w:rPr>
        <w:t xml:space="preserve">To assess </w:t>
      </w:r>
      <w:commentRangeEnd w:id="130"/>
      <w:r w:rsidR="00A54FCB">
        <w:rPr>
          <w:rStyle w:val="CommentReference"/>
          <w:rFonts w:ascii="Times Regular" w:eastAsia="Times New Roman" w:hAnsi="Times Regular"/>
          <w:sz w:val="24"/>
          <w:szCs w:val="24"/>
          <w:highlight w:val="white"/>
        </w:rPr>
        <w:commentReference w:id="130"/>
      </w:r>
      <w:r>
        <w:rPr>
          <w:rFonts w:ascii="Times Regular" w:eastAsia="Times New Roman" w:hAnsi="Times Regular"/>
          <w:highlight w:val="white"/>
        </w:rPr>
        <w:t>the sensitivity of polarity classification to P-wave pick timing uncertainty, we evaluated both the newly trained model and the transfer learning model, each trained using data from all stations with the original SNR distribution, on</w:t>
      </w:r>
      <w:ins w:id="131" w:author="William Wilcock" w:date="2026-08-07T10:25:00Z" w16du:dateUtc="2026-08-07T17:25:00Z">
        <w:r w:rsidR="00A54FCB">
          <w:rPr>
            <w:rFonts w:ascii="Times Regular" w:eastAsia="Times New Roman" w:hAnsi="Times Regular"/>
            <w:highlight w:val="white"/>
          </w:rPr>
          <w:t xml:space="preserve"> </w:t>
        </w:r>
      </w:ins>
      <w:r>
        <w:rPr>
          <w:rFonts w:ascii="Times Regular" w:eastAsia="Times New Roman" w:hAnsi="Times Regular"/>
          <w:highlight w:val="white"/>
        </w:rPr>
        <w:t>test waveforms with random time shifts (Δt∼N(0,σ</w:t>
      </w:r>
      <w:r>
        <w:rPr>
          <w:rFonts w:ascii="Times Regular" w:eastAsia="Times New Roman" w:hAnsi="Times Regular"/>
          <w:highlight w:val="white"/>
          <w:vertAlign w:val="superscript"/>
        </w:rPr>
        <w:t>2</w:t>
      </w:r>
      <w:r>
        <w:rPr>
          <w:rFonts w:ascii="Times Regular" w:eastAsia="Times New Roman" w:hAnsi="Times Regular" w:cs="Times Regular"/>
          <w:highlight w:val="white"/>
        </w:rPr>
        <w:t>) a</w:t>
      </w:r>
      <w:r>
        <w:rPr>
          <w:rFonts w:ascii="Times New Roman" w:eastAsia="Times New Roman" w:hAnsi="Times New Roman" w:cs="Times New Roman"/>
          <w:highlight w:val="white"/>
        </w:rPr>
        <w:t>pplied relative to the nominal P-wave onset</w:t>
      </w:r>
      <w:commentRangeStart w:id="132"/>
      <w:r>
        <w:rPr>
          <w:rFonts w:ascii="Times New Roman" w:eastAsia="Times New Roman" w:hAnsi="Times New Roman" w:cs="Times New Roman"/>
          <w:highlight w:val="white"/>
        </w:rPr>
        <w:t>, using σ=0.00,</w:t>
      </w:r>
      <w:commentRangeEnd w:id="132"/>
      <w:r w:rsidR="00A54FCB">
        <w:rPr>
          <w:rStyle w:val="CommentReference"/>
          <w:rFonts w:ascii="Times New Roman" w:eastAsia="Times New Roman" w:hAnsi="Times New Roman" w:cs="Times New Roman"/>
          <w:sz w:val="24"/>
          <w:szCs w:val="24"/>
          <w:highlight w:val="white"/>
        </w:rPr>
        <w:commentReference w:id="132"/>
      </w:r>
      <w:r>
        <w:rPr>
          <w:rFonts w:ascii="Times New Roman" w:eastAsia="Times New Roman" w:hAnsi="Times New Roman" w:cs="Times New Roman"/>
          <w:highlight w:val="white"/>
        </w:rPr>
        <w:t xml:space="preserve"> 0.01, and 0.02 s.</w:t>
      </w:r>
      <w:r>
        <w:rPr>
          <w:rFonts w:ascii="Times New Roman" w:eastAsia="Times New Roman" w:hAnsi="Times New Roman" w:cs="Times New Roman"/>
          <w:color w:val="303030"/>
          <w:highlight w:val="white"/>
        </w:rPr>
        <w:t xml:space="preserve"> </w:t>
      </w:r>
      <w:r>
        <w:rPr>
          <w:rFonts w:ascii="Times New Roman" w:eastAsia="Times New Roman" w:hAnsi="Times New Roman" w:cs="Times New Roman"/>
          <w:highlight w:val="white"/>
        </w:rPr>
        <w:t xml:space="preserve">Figure 8 shows the effect of increasing P-wave time shifts on model performance across stations. For both models, classification accuracy decreases systematically as the time shift increases, demonstrating a strong sensitivity to small errors in P-wave arrival timing. When no time shift is applied, both models achieve high accuracy above 95 percent at all stations. Introducing a time shift of σ = 0.01 s results in a clear performance reduction of approximately 5 to 10 percent, while a time shift of σ = 0.02 s leads to a pronounced degradation, with average accuracy decreasing to approximately 75 to 80 percent. The newly trained model consistently performs better than the transfer learning model under time-shifted conditions, particularly at larger offsets, indicating improved robustness to pick uncertainty. Nevertheless, both models exhibit substantial sensitivity to timing errors of only a few samples, </w:t>
      </w:r>
      <w:commentRangeStart w:id="133"/>
      <w:del w:id="134" w:author="William Wilcock" w:date="2026-08-07T10:28:00Z" w16du:dateUtc="2026-08-07T17:28:00Z">
        <w:r w:rsidDel="00A54FCB">
          <w:rPr>
            <w:rFonts w:ascii="Times New Roman" w:eastAsia="Times New Roman" w:hAnsi="Times New Roman" w:cs="Times New Roman"/>
            <w:highlight w:val="white"/>
          </w:rPr>
          <w:delText xml:space="preserve">highlighting </w:delText>
        </w:r>
      </w:del>
      <w:ins w:id="135" w:author="William Wilcock" w:date="2026-08-07T10:28:00Z" w16du:dateUtc="2026-08-07T17:28:00Z">
        <w:r w:rsidR="00A54FCB">
          <w:rPr>
            <w:rFonts w:ascii="Times New Roman" w:eastAsia="Times New Roman" w:hAnsi="Times New Roman" w:cs="Times New Roman"/>
            <w:highlight w:val="white"/>
          </w:rPr>
          <w:t xml:space="preserve">showing </w:t>
        </w:r>
      </w:ins>
      <w:r>
        <w:rPr>
          <w:rFonts w:ascii="Times New Roman" w:eastAsia="Times New Roman" w:hAnsi="Times New Roman" w:cs="Times New Roman"/>
          <w:highlight w:val="white"/>
        </w:rPr>
        <w:t xml:space="preserve">that accurate P-wave arrival picks </w:t>
      </w:r>
      <w:del w:id="136" w:author="William Wilcock" w:date="2026-08-07T10:29:00Z" w16du:dateUtc="2026-08-07T17:29:00Z">
        <w:r w:rsidDel="00A54FCB">
          <w:rPr>
            <w:rFonts w:ascii="Times New Roman" w:eastAsia="Times New Roman" w:hAnsi="Times New Roman" w:cs="Times New Roman"/>
            <w:highlight w:val="white"/>
          </w:rPr>
          <w:delText xml:space="preserve">remain </w:delText>
        </w:r>
      </w:del>
      <w:ins w:id="137" w:author="William Wilcock" w:date="2026-08-07T10:29:00Z" w16du:dateUtc="2026-08-07T17:29:00Z">
        <w:r w:rsidR="00A54FCB">
          <w:rPr>
            <w:rFonts w:ascii="Times New Roman" w:eastAsia="Times New Roman" w:hAnsi="Times New Roman" w:cs="Times New Roman"/>
            <w:highlight w:val="white"/>
          </w:rPr>
          <w:t xml:space="preserve">are </w:t>
        </w:r>
      </w:ins>
      <w:r>
        <w:rPr>
          <w:rFonts w:ascii="Times New Roman" w:eastAsia="Times New Roman" w:hAnsi="Times New Roman" w:cs="Times New Roman"/>
          <w:highlight w:val="white"/>
        </w:rPr>
        <w:t xml:space="preserve">critical for reliable first motion polarity determination </w:t>
      </w:r>
      <w:commentRangeStart w:id="138"/>
      <w:r w:rsidRPr="00A54FCB">
        <w:rPr>
          <w:rFonts w:ascii="Times New Roman" w:eastAsia="Times New Roman" w:hAnsi="Times New Roman" w:cs="Times New Roman"/>
          <w:strike/>
          <w:highlight w:val="white"/>
          <w:rPrChange w:id="139" w:author="William Wilcock" w:date="2026-08-07T10:29:00Z" w16du:dateUtc="2026-08-07T17:29:00Z">
            <w:rPr>
              <w:rFonts w:ascii="Times New Roman" w:eastAsia="Times New Roman" w:hAnsi="Times New Roman" w:cs="Times New Roman"/>
              <w:highlight w:val="white"/>
            </w:rPr>
          </w:rPrChange>
        </w:rPr>
        <w:t>and subsequent focal mechanism analysis</w:t>
      </w:r>
      <w:commentRangeEnd w:id="138"/>
      <w:r w:rsidR="00A54FCB">
        <w:rPr>
          <w:rStyle w:val="CommentReference"/>
          <w:rFonts w:ascii="Times New Roman" w:eastAsia="Times New Roman" w:hAnsi="Times New Roman" w:cs="Times New Roman"/>
          <w:sz w:val="24"/>
          <w:szCs w:val="24"/>
          <w:highlight w:val="white"/>
        </w:rPr>
        <w:commentReference w:id="138"/>
      </w:r>
      <w:r>
        <w:rPr>
          <w:rFonts w:ascii="Times New Roman" w:eastAsia="Times New Roman" w:hAnsi="Times New Roman" w:cs="Times New Roman"/>
          <w:highlight w:val="white"/>
        </w:rPr>
        <w:t>.</w:t>
      </w:r>
      <w:commentRangeEnd w:id="133"/>
      <w:r w:rsidR="00082E18">
        <w:rPr>
          <w:rStyle w:val="CommentReference"/>
          <w:rFonts w:ascii="Times New Roman" w:eastAsia="Times New Roman" w:hAnsi="Times New Roman" w:cs="Times New Roman"/>
          <w:sz w:val="24"/>
          <w:szCs w:val="24"/>
          <w:highlight w:val="white"/>
        </w:rPr>
        <w:commentReference w:id="133"/>
      </w:r>
    </w:p>
    <w:p w14:paraId="6C7C2F74" w14:textId="77777777" w:rsidR="00097898" w:rsidRDefault="00097898">
      <w:pPr>
        <w:spacing w:after="0" w:line="276" w:lineRule="auto"/>
        <w:jc w:val="both"/>
        <w:rPr>
          <w:rFonts w:ascii="Times New Roman" w:eastAsia="Times New Roman" w:hAnsi="Times New Roman" w:cs="Times New Roman"/>
          <w:highlight w:val="white"/>
        </w:rPr>
      </w:pPr>
    </w:p>
    <w:p w14:paraId="73355F16" w14:textId="77777777" w:rsidR="00097898" w:rsidRDefault="00000000">
      <w:pPr>
        <w:spacing w:after="0" w:line="276" w:lineRule="auto"/>
        <w:jc w:val="both"/>
        <w:rPr>
          <w:rFonts w:ascii="Times New Roman" w:eastAsia="Times New Roman" w:hAnsi="Times New Roman" w:cs="Times New Roman"/>
          <w:highlight w:val="white"/>
        </w:rPr>
      </w:pPr>
      <w:commentRangeStart w:id="140"/>
      <w:r>
        <w:rPr>
          <w:rFonts w:ascii="Times New Roman" w:eastAsia="Times New Roman" w:hAnsi="Times New Roman" w:cs="Times New Roman"/>
          <w:noProof/>
          <w:highlight w:val="white"/>
        </w:rPr>
        <w:lastRenderedPageBreak/>
        <w:drawing>
          <wp:inline distT="114300" distB="114300" distL="114300" distR="114300" wp14:anchorId="69CFD840" wp14:editId="65A80496">
            <wp:extent cx="5938520" cy="5351145"/>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42" name="image2.png"/>
                    <pic:cNvPicPr preferRelativeResize="0"/>
                  </pic:nvPicPr>
                  <pic:blipFill>
                    <a:blip r:embed="rId21"/>
                    <a:srcRect/>
                    <a:stretch>
                      <a:fillRect/>
                    </a:stretch>
                  </pic:blipFill>
                  <pic:spPr>
                    <a:xfrm>
                      <a:off x="0" y="0"/>
                      <a:ext cx="5938838" cy="4724400"/>
                    </a:xfrm>
                    <a:prstGeom prst="rect">
                      <a:avLst/>
                    </a:prstGeom>
                  </pic:spPr>
                </pic:pic>
              </a:graphicData>
            </a:graphic>
          </wp:inline>
        </w:drawing>
      </w:r>
      <w:commentRangeEnd w:id="140"/>
      <w:r w:rsidR="00082E18">
        <w:rPr>
          <w:rStyle w:val="CommentReference"/>
          <w:rFonts w:ascii="Times New Roman" w:eastAsia="Times New Roman" w:hAnsi="Times New Roman" w:cs="Times New Roman"/>
          <w:sz w:val="24"/>
          <w:szCs w:val="24"/>
          <w:highlight w:val="white"/>
        </w:rPr>
        <w:commentReference w:id="140"/>
      </w:r>
    </w:p>
    <w:p w14:paraId="618DC90C" w14:textId="0A2110B9"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8. </w:t>
      </w:r>
      <w:commentRangeStart w:id="141"/>
      <w:r>
        <w:rPr>
          <w:rFonts w:ascii="Times New Roman" w:eastAsia="Times New Roman" w:hAnsi="Times New Roman" w:cs="Times New Roman"/>
          <w:highlight w:val="white"/>
        </w:rPr>
        <w:t xml:space="preserve">Accuracy of </w:t>
      </w:r>
      <w:del w:id="142" w:author="William Wilcock" w:date="2026-08-07T10:44:00Z" w16du:dateUtc="2026-08-07T17:44:00Z">
        <w:r w:rsidDel="00082E18">
          <w:rPr>
            <w:rFonts w:ascii="Times New Roman" w:eastAsia="Times New Roman" w:hAnsi="Times New Roman" w:cs="Times New Roman"/>
            <w:highlight w:val="white"/>
          </w:rPr>
          <w:delText>the</w:delText>
        </w:r>
      </w:del>
      <w:r>
        <w:rPr>
          <w:rFonts w:ascii="Times New Roman" w:eastAsia="Times New Roman" w:hAnsi="Times New Roman" w:cs="Times New Roman"/>
          <w:highlight w:val="white"/>
        </w:rPr>
        <w:t xml:space="preserve"> </w:t>
      </w:r>
      <w:ins w:id="143" w:author="William Wilcock" w:date="2026-08-07T10:45:00Z" w16du:dateUtc="2026-08-07T17:45:00Z">
        <w:r w:rsidR="00082E18">
          <w:rPr>
            <w:rFonts w:ascii="Times New Roman" w:eastAsia="Times New Roman" w:hAnsi="Times New Roman" w:cs="Times New Roman"/>
            <w:highlight w:val="white"/>
          </w:rPr>
          <w:t xml:space="preserve">(a) </w:t>
        </w:r>
      </w:ins>
      <w:r>
        <w:rPr>
          <w:rFonts w:ascii="Times New Roman" w:eastAsia="Times New Roman" w:hAnsi="Times New Roman" w:cs="Times New Roman"/>
          <w:highlight w:val="white"/>
        </w:rPr>
        <w:t>newly trained</w:t>
      </w:r>
      <w:ins w:id="144" w:author="William Wilcock" w:date="2026-08-07T10:44:00Z" w16du:dateUtc="2026-08-07T17:44:00Z">
        <w:r w:rsidR="00082E18">
          <w:rPr>
            <w:rFonts w:ascii="Times New Roman" w:eastAsia="Times New Roman" w:hAnsi="Times New Roman" w:cs="Times New Roman"/>
            <w:highlight w:val="white"/>
          </w:rPr>
          <w:t xml:space="preserve"> </w:t>
        </w:r>
      </w:ins>
      <w:del w:id="145" w:author="William Wilcock" w:date="2026-08-07T10:44:00Z" w16du:dateUtc="2026-08-07T17:44:00Z">
        <w:r w:rsidDel="00082E18">
          <w:rPr>
            <w:rFonts w:ascii="Times New Roman" w:eastAsia="Times New Roman" w:hAnsi="Times New Roman" w:cs="Times New Roman"/>
            <w:highlight w:val="white"/>
          </w:rPr>
          <w:delText xml:space="preserve"> model </w:delText>
        </w:r>
      </w:del>
      <w:r>
        <w:rPr>
          <w:rFonts w:ascii="Times New Roman" w:eastAsia="Times New Roman" w:hAnsi="Times New Roman" w:cs="Times New Roman"/>
          <w:highlight w:val="white"/>
        </w:rPr>
        <w:t xml:space="preserve">and </w:t>
      </w:r>
      <w:del w:id="146" w:author="William Wilcock" w:date="2026-08-07T10:46:00Z" w16du:dateUtc="2026-08-07T17:46:00Z">
        <w:r w:rsidDel="00082E18">
          <w:rPr>
            <w:rFonts w:ascii="Times New Roman" w:eastAsia="Times New Roman" w:hAnsi="Times New Roman" w:cs="Times New Roman"/>
            <w:highlight w:val="white"/>
          </w:rPr>
          <w:delText xml:space="preserve">the </w:delText>
        </w:r>
      </w:del>
      <w:ins w:id="147" w:author="William Wilcock" w:date="2026-08-07T10:46:00Z" w16du:dateUtc="2026-08-07T17:46:00Z">
        <w:r w:rsidR="00082E18">
          <w:rPr>
            <w:rFonts w:ascii="Times New Roman" w:eastAsia="Times New Roman" w:hAnsi="Times New Roman" w:cs="Times New Roman"/>
            <w:highlight w:val="white"/>
          </w:rPr>
          <w:t xml:space="preserve">(b) </w:t>
        </w:r>
      </w:ins>
      <w:r>
        <w:rPr>
          <w:rFonts w:ascii="Times New Roman" w:eastAsia="Times New Roman" w:hAnsi="Times New Roman" w:cs="Times New Roman"/>
          <w:highlight w:val="white"/>
        </w:rPr>
        <w:t>transfer learning model</w:t>
      </w:r>
      <w:ins w:id="148" w:author="William Wilcock" w:date="2026-08-07T10:44:00Z" w16du:dateUtc="2026-08-07T17:44:00Z">
        <w:r w:rsidR="00082E18">
          <w:rPr>
            <w:rFonts w:ascii="Times New Roman" w:eastAsia="Times New Roman" w:hAnsi="Times New Roman" w:cs="Times New Roman"/>
            <w:highlight w:val="white"/>
          </w:rPr>
          <w:t>s</w:t>
        </w:r>
      </w:ins>
      <w:r>
        <w:rPr>
          <w:rFonts w:ascii="Times New Roman" w:eastAsia="Times New Roman" w:hAnsi="Times New Roman" w:cs="Times New Roman"/>
          <w:highlight w:val="white"/>
        </w:rPr>
        <w:t xml:space="preserve"> for different </w:t>
      </w:r>
      <w:del w:id="149" w:author="William Wilcock" w:date="2026-08-07T10:45:00Z" w16du:dateUtc="2026-08-07T17:45:00Z">
        <w:r w:rsidDel="00082E18">
          <w:rPr>
            <w:rFonts w:ascii="Times New Roman" w:eastAsia="Times New Roman" w:hAnsi="Times New Roman" w:cs="Times New Roman"/>
            <w:highlight w:val="white"/>
          </w:rPr>
          <w:delText xml:space="preserve">imposed </w:delText>
        </w:r>
      </w:del>
      <w:r>
        <w:rPr>
          <w:rFonts w:ascii="Times New Roman" w:eastAsia="Times New Roman" w:hAnsi="Times New Roman" w:cs="Times New Roman"/>
          <w:highlight w:val="white"/>
        </w:rPr>
        <w:t xml:space="preserve">P-wave time shifts. </w:t>
      </w:r>
      <w:commentRangeEnd w:id="141"/>
      <w:r w:rsidR="00082E18">
        <w:rPr>
          <w:rStyle w:val="CommentReference"/>
          <w:rFonts w:ascii="Times New Roman" w:eastAsia="Times New Roman" w:hAnsi="Times New Roman" w:cs="Times New Roman"/>
          <w:sz w:val="24"/>
          <w:szCs w:val="24"/>
          <w:highlight w:val="white"/>
        </w:rPr>
        <w:commentReference w:id="141"/>
      </w:r>
      <w:commentRangeStart w:id="150"/>
      <w:r>
        <w:rPr>
          <w:rFonts w:ascii="Times New Roman" w:eastAsia="Times New Roman" w:hAnsi="Times New Roman" w:cs="Times New Roman"/>
          <w:highlight w:val="white"/>
        </w:rPr>
        <w:t xml:space="preserve">Both models were trained using data from all stations with the original SNR distribution </w:t>
      </w:r>
      <w:commentRangeEnd w:id="150"/>
      <w:r w:rsidR="00082E18">
        <w:rPr>
          <w:rStyle w:val="CommentReference"/>
          <w:rFonts w:ascii="Times New Roman" w:eastAsia="Times New Roman" w:hAnsi="Times New Roman" w:cs="Times New Roman"/>
          <w:sz w:val="24"/>
          <w:szCs w:val="24"/>
          <w:highlight w:val="white"/>
        </w:rPr>
        <w:commentReference w:id="150"/>
      </w:r>
      <w:r>
        <w:rPr>
          <w:rFonts w:ascii="Times New Roman" w:eastAsia="Times New Roman" w:hAnsi="Times New Roman" w:cs="Times New Roman"/>
          <w:highlight w:val="white"/>
        </w:rPr>
        <w:t>and evaluated on test waveforms with time shifts of</w:t>
      </w:r>
      <w:commentRangeStart w:id="151"/>
      <w:r>
        <w:rPr>
          <w:rFonts w:ascii="Times New Roman" w:eastAsia="Times New Roman" w:hAnsi="Times New Roman" w:cs="Times New Roman"/>
          <w:highlight w:val="white"/>
        </w:rPr>
        <w:t xml:space="preserve"> 0.00 s</w:t>
      </w:r>
      <w:commentRangeEnd w:id="151"/>
      <w:r w:rsidR="00082E18">
        <w:rPr>
          <w:rStyle w:val="CommentReference"/>
          <w:rFonts w:ascii="Times New Roman" w:eastAsia="Times New Roman" w:hAnsi="Times New Roman" w:cs="Times New Roman"/>
          <w:sz w:val="24"/>
          <w:szCs w:val="24"/>
          <w:highlight w:val="white"/>
        </w:rPr>
        <w:commentReference w:id="151"/>
      </w:r>
      <w:r>
        <w:rPr>
          <w:rFonts w:ascii="Times New Roman" w:eastAsia="Times New Roman" w:hAnsi="Times New Roman" w:cs="Times New Roman"/>
          <w:highlight w:val="white"/>
        </w:rPr>
        <w:t>, 0.01 s, and 0.02 s.</w:t>
      </w:r>
    </w:p>
    <w:p w14:paraId="1766CD85" w14:textId="77777777" w:rsidR="00097898" w:rsidRDefault="00097898">
      <w:pPr>
        <w:spacing w:after="0" w:line="276" w:lineRule="auto"/>
        <w:jc w:val="both"/>
        <w:rPr>
          <w:rFonts w:ascii="Times New Roman" w:eastAsia="Times New Roman" w:hAnsi="Times New Roman" w:cs="Times New Roman"/>
          <w:highlight w:val="white"/>
        </w:rPr>
      </w:pPr>
    </w:p>
    <w:p w14:paraId="41CACC53" w14:textId="6C2D7C50" w:rsidR="00082E18" w:rsidRDefault="00000000">
      <w:pPr>
        <w:spacing w:after="0" w:line="276" w:lineRule="auto"/>
        <w:jc w:val="both"/>
        <w:rPr>
          <w:ins w:id="152" w:author="William Wilcock" w:date="2026-08-07T10:53:00Z" w16du:dateUtc="2026-08-07T17:53:00Z"/>
          <w:rFonts w:ascii="Times New Roman" w:eastAsia="Times New Roman" w:hAnsi="Times New Roman" w:cs="Times New Roman"/>
          <w:highlight w:val="white"/>
        </w:rPr>
      </w:pPr>
      <w:r>
        <w:rPr>
          <w:rFonts w:ascii="Times New Roman" w:eastAsia="Times New Roman" w:hAnsi="Times New Roman" w:cs="Times New Roman"/>
          <w:highlight w:val="white"/>
        </w:rPr>
        <w:t xml:space="preserve">Given the strong sensitivity of model performance to P-wave pick timing uncertainty, we further investigated whether incorporating time-shifted data during training can improve </w:t>
      </w:r>
      <w:del w:id="153" w:author="William Wilcock" w:date="2026-08-07T10:49:00Z" w16du:dateUtc="2026-08-07T17:49:00Z">
        <w:r w:rsidDel="00082E18">
          <w:rPr>
            <w:rFonts w:ascii="Times New Roman" w:eastAsia="Times New Roman" w:hAnsi="Times New Roman" w:cs="Times New Roman"/>
            <w:highlight w:val="white"/>
          </w:rPr>
          <w:delText>robustness</w:delText>
        </w:r>
      </w:del>
      <w:ins w:id="154" w:author="William Wilcock" w:date="2026-08-07T10:49:00Z" w16du:dateUtc="2026-08-07T17:49:00Z">
        <w:r w:rsidR="00082E18">
          <w:rPr>
            <w:rFonts w:ascii="Times New Roman" w:eastAsia="Times New Roman" w:hAnsi="Times New Roman" w:cs="Times New Roman"/>
            <w:highlight w:val="white"/>
          </w:rPr>
          <w:t>accuracy</w:t>
        </w:r>
      </w:ins>
      <w:r>
        <w:rPr>
          <w:rFonts w:ascii="Times New Roman" w:eastAsia="Times New Roman" w:hAnsi="Times New Roman" w:cs="Times New Roman"/>
          <w:highlight w:val="white"/>
        </w:rPr>
        <w:t xml:space="preserve">. We trained both the newly trained </w:t>
      </w:r>
      <w:del w:id="155" w:author="William Wilcock" w:date="2026-08-07T10:50:00Z" w16du:dateUtc="2026-08-07T17:50:00Z">
        <w:r w:rsidDel="00082E18">
          <w:rPr>
            <w:rFonts w:ascii="Times New Roman" w:eastAsia="Times New Roman" w:hAnsi="Times New Roman" w:cs="Times New Roman"/>
            <w:highlight w:val="white"/>
          </w:rPr>
          <w:delText xml:space="preserve">model </w:delText>
        </w:r>
      </w:del>
      <w:r>
        <w:rPr>
          <w:rFonts w:ascii="Times New Roman" w:eastAsia="Times New Roman" w:hAnsi="Times New Roman" w:cs="Times New Roman"/>
          <w:highlight w:val="white"/>
        </w:rPr>
        <w:t>and</w:t>
      </w:r>
      <w:del w:id="156" w:author="William Wilcock" w:date="2026-08-07T10:50:00Z" w16du:dateUtc="2026-08-07T17:50:00Z">
        <w:r w:rsidDel="00082E18">
          <w:rPr>
            <w:rFonts w:ascii="Times New Roman" w:eastAsia="Times New Roman" w:hAnsi="Times New Roman" w:cs="Times New Roman"/>
            <w:highlight w:val="white"/>
          </w:rPr>
          <w:delText xml:space="preserve"> the</w:delText>
        </w:r>
      </w:del>
      <w:r>
        <w:rPr>
          <w:rFonts w:ascii="Times New Roman" w:eastAsia="Times New Roman" w:hAnsi="Times New Roman" w:cs="Times New Roman"/>
          <w:highlight w:val="white"/>
        </w:rPr>
        <w:t xml:space="preserve"> transfer learning model</w:t>
      </w:r>
      <w:ins w:id="157" w:author="William Wilcock" w:date="2026-08-07T10:50:00Z" w16du:dateUtc="2026-08-07T17:50:00Z">
        <w:r w:rsidR="00082E18">
          <w:rPr>
            <w:rFonts w:ascii="Times New Roman" w:eastAsia="Times New Roman" w:hAnsi="Times New Roman" w:cs="Times New Roman"/>
            <w:highlight w:val="white"/>
          </w:rPr>
          <w:t>s</w:t>
        </w:r>
      </w:ins>
      <w:r>
        <w:rPr>
          <w:rFonts w:ascii="Times New Roman" w:eastAsia="Times New Roman" w:hAnsi="Times New Roman" w:cs="Times New Roman"/>
          <w:highlight w:val="white"/>
        </w:rPr>
        <w:t xml:space="preserve"> using waveforms with imposed P-wave time shifts of σ = 0.01 s and σ = 0.02 s, and evaluated their performance on test data with a σ = 0.01 s time shift</w:t>
      </w:r>
      <w:del w:id="158" w:author="William Wilcock" w:date="2026-08-07T10:50:00Z" w16du:dateUtc="2026-08-07T17:50:00Z">
        <w:r w:rsidDel="00082E18">
          <w:rPr>
            <w:rFonts w:ascii="Times New Roman" w:eastAsia="Times New Roman" w:hAnsi="Times New Roman" w:cs="Times New Roman"/>
            <w:highlight w:val="white"/>
          </w:rPr>
          <w:delText xml:space="preserve">. </w:delText>
        </w:r>
      </w:del>
      <w:ins w:id="159" w:author="William Wilcock" w:date="2026-08-07T10:50:00Z" w16du:dateUtc="2026-08-07T17:50:00Z">
        <w:r w:rsidR="00082E18">
          <w:rPr>
            <w:rFonts w:ascii="Times New Roman" w:eastAsia="Times New Roman" w:hAnsi="Times New Roman" w:cs="Times New Roman"/>
            <w:highlight w:val="white"/>
          </w:rPr>
          <w:t xml:space="preserve"> (</w:t>
        </w:r>
      </w:ins>
      <w:r>
        <w:rPr>
          <w:rFonts w:ascii="Times New Roman" w:eastAsia="Times New Roman" w:hAnsi="Times New Roman" w:cs="Times New Roman"/>
          <w:highlight w:val="white"/>
        </w:rPr>
        <w:t>Figure 9</w:t>
      </w:r>
      <w:ins w:id="160" w:author="William Wilcock" w:date="2026-08-07T10:50:00Z" w16du:dateUtc="2026-08-07T17:50:00Z">
        <w:r w:rsidR="00082E18">
          <w:rPr>
            <w:rFonts w:ascii="Times New Roman" w:eastAsia="Times New Roman" w:hAnsi="Times New Roman" w:cs="Times New Roman"/>
            <w:highlight w:val="white"/>
          </w:rPr>
          <w:t>)</w:t>
        </w:r>
      </w:ins>
      <w:ins w:id="161" w:author="William Wilcock" w:date="2026-08-07T10:51:00Z" w16du:dateUtc="2026-08-07T17:51:00Z">
        <w:r w:rsidR="00082E18">
          <w:rPr>
            <w:rFonts w:ascii="Times New Roman" w:eastAsia="Times New Roman" w:hAnsi="Times New Roman" w:cs="Times New Roman"/>
            <w:highlight w:val="white"/>
          </w:rPr>
          <w:t>.</w:t>
        </w:r>
      </w:ins>
      <w:r>
        <w:rPr>
          <w:rFonts w:ascii="Times New Roman" w:eastAsia="Times New Roman" w:hAnsi="Times New Roman" w:cs="Times New Roman"/>
          <w:highlight w:val="white"/>
        </w:rPr>
        <w:t xml:space="preserve"> </w:t>
      </w:r>
      <w:del w:id="162" w:author="William Wilcock" w:date="2026-08-07T10:51:00Z" w16du:dateUtc="2026-08-07T17:51:00Z">
        <w:r w:rsidRPr="00082E18" w:rsidDel="00082E18">
          <w:rPr>
            <w:rFonts w:ascii="Times New Roman" w:eastAsia="Times New Roman" w:hAnsi="Times New Roman" w:cs="Times New Roman"/>
            <w:strike/>
            <w:highlight w:val="white"/>
            <w:rPrChange w:id="163" w:author="William Wilcock" w:date="2026-08-07T10:51:00Z" w16du:dateUtc="2026-08-07T17:51:00Z">
              <w:rPr>
                <w:rFonts w:ascii="Times New Roman" w:eastAsia="Times New Roman" w:hAnsi="Times New Roman" w:cs="Times New Roman"/>
                <w:highlight w:val="white"/>
              </w:rPr>
            </w:rPrChange>
          </w:rPr>
          <w:delText>compares classification accuracy for models trained with different levels of P-wave time shift and evaluated on test data with a σ = 0.01 s shift</w:delText>
        </w:r>
        <w:r w:rsidDel="00082E18">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For the newly trained model</w:t>
      </w:r>
      <w:ins w:id="164" w:author="William Wilcock" w:date="2026-08-07T10:55:00Z" w16du:dateUtc="2026-08-07T17:55:00Z">
        <w:r w:rsidR="00B23156">
          <w:rPr>
            <w:rFonts w:ascii="Times New Roman" w:eastAsia="Times New Roman" w:hAnsi="Times New Roman" w:cs="Times New Roman"/>
            <w:highlight w:val="white"/>
          </w:rPr>
          <w:t>,</w:t>
        </w:r>
      </w:ins>
      <w:ins w:id="165" w:author="William Wilcock" w:date="2026-08-07T10:53:00Z" w16du:dateUtc="2026-08-07T17:53:00Z">
        <w:r w:rsidR="00082E18">
          <w:rPr>
            <w:rFonts w:ascii="Times New Roman" w:eastAsia="Times New Roman" w:hAnsi="Times New Roman" w:cs="Times New Roman"/>
            <w:highlight w:val="white"/>
          </w:rPr>
          <w:t xml:space="preserve"> </w:t>
        </w:r>
      </w:ins>
      <w:del w:id="166" w:author="William Wilcock" w:date="2026-08-07T10:55:00Z" w16du:dateUtc="2026-08-07T17:55:00Z">
        <w:r w:rsidDel="00B23156">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training with time shifted data substantially improves performance</w:t>
      </w:r>
      <w:del w:id="167" w:author="William Wilcock" w:date="2026-08-07T10:52:00Z" w16du:dateUtc="2026-08-07T17:52:00Z">
        <w:r w:rsidDel="00082E18">
          <w:rPr>
            <w:rFonts w:ascii="Times New Roman" w:eastAsia="Times New Roman" w:hAnsi="Times New Roman" w:cs="Times New Roman"/>
            <w:highlight w:val="white"/>
          </w:rPr>
          <w:delText xml:space="preserve"> relative to models trained without timing perturbations</w:delText>
        </w:r>
      </w:del>
      <w:r>
        <w:rPr>
          <w:rFonts w:ascii="Times New Roman" w:eastAsia="Times New Roman" w:hAnsi="Times New Roman" w:cs="Times New Roman"/>
          <w:highlight w:val="white"/>
        </w:rPr>
        <w:t xml:space="preserve">, with accuracies generally exceeding 95 percent across most </w:t>
      </w:r>
      <w:commentRangeStart w:id="168"/>
      <w:r>
        <w:rPr>
          <w:rFonts w:ascii="Times New Roman" w:eastAsia="Times New Roman" w:hAnsi="Times New Roman" w:cs="Times New Roman"/>
          <w:highlight w:val="white"/>
        </w:rPr>
        <w:t>stations</w:t>
      </w:r>
      <w:commentRangeEnd w:id="168"/>
      <w:r w:rsidR="00B23156">
        <w:rPr>
          <w:rStyle w:val="CommentReference"/>
          <w:rFonts w:ascii="Times New Roman" w:eastAsia="Times New Roman" w:hAnsi="Times New Roman" w:cs="Times New Roman"/>
          <w:sz w:val="24"/>
          <w:szCs w:val="24"/>
          <w:highlight w:val="white"/>
        </w:rPr>
        <w:commentReference w:id="168"/>
      </w:r>
      <w:ins w:id="169" w:author="William Wilcock" w:date="2026-08-07T10:55:00Z" w16du:dateUtc="2026-08-07T17:55:00Z">
        <w:r w:rsidR="00B23156">
          <w:rPr>
            <w:rFonts w:ascii="Times New Roman" w:eastAsia="Times New Roman" w:hAnsi="Times New Roman" w:cs="Times New Roman"/>
            <w:highlight w:val="white"/>
          </w:rPr>
          <w:t xml:space="preserve"> (Figure 9a),</w:t>
        </w:r>
      </w:ins>
      <w:r>
        <w:rPr>
          <w:rFonts w:ascii="Times New Roman" w:eastAsia="Times New Roman" w:hAnsi="Times New Roman" w:cs="Times New Roman"/>
          <w:highlight w:val="white"/>
        </w:rPr>
        <w:t xml:space="preserve">. Models trained using a σ = 0.01 s time shift perform slightly better than those trained with a σ = 0.02 s shift, indicating that moderate timing perturbations during training best match the level of uncertainty present in the test data. </w:t>
      </w:r>
    </w:p>
    <w:p w14:paraId="5DE719F7" w14:textId="794573EB"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In contrast, the transfer learning model shows consistently lower accuracy and larger performance variability across stations</w:t>
      </w:r>
      <w:ins w:id="170" w:author="William Wilcock" w:date="2026-08-07T10:55:00Z" w16du:dateUtc="2026-08-07T17:55:00Z">
        <w:r w:rsidR="00B23156">
          <w:rPr>
            <w:rFonts w:ascii="Times New Roman" w:eastAsia="Times New Roman" w:hAnsi="Times New Roman" w:cs="Times New Roman"/>
            <w:highlight w:val="white"/>
          </w:rPr>
          <w:t xml:space="preserve"> (Figure 9b)</w:t>
        </w:r>
      </w:ins>
      <w:r>
        <w:rPr>
          <w:rFonts w:ascii="Times New Roman" w:eastAsia="Times New Roman" w:hAnsi="Times New Roman" w:cs="Times New Roman"/>
          <w:highlight w:val="white"/>
        </w:rPr>
        <w:t xml:space="preserve">. Although training with time shifted data improves transfer learning performance compared to unshifted training, accuracy remains 5 to 10 percent lower than that of the newly trained model at several stations. These results indicate that explicit inclusion of realistic P-wave pick uncertainty during training enhances model robustness, and that full retraining </w:t>
      </w:r>
      <w:commentRangeStart w:id="171"/>
      <w:r>
        <w:rPr>
          <w:rFonts w:ascii="Times New Roman" w:eastAsia="Times New Roman" w:hAnsi="Times New Roman" w:cs="Times New Roman"/>
          <w:highlight w:val="white"/>
        </w:rPr>
        <w:t xml:space="preserve">using station diverse data </w:t>
      </w:r>
      <w:commentRangeEnd w:id="171"/>
      <w:r w:rsidR="00B23156">
        <w:rPr>
          <w:rStyle w:val="CommentReference"/>
          <w:rFonts w:ascii="Times New Roman" w:eastAsia="Times New Roman" w:hAnsi="Times New Roman" w:cs="Times New Roman"/>
          <w:sz w:val="24"/>
          <w:szCs w:val="24"/>
          <w:highlight w:val="white"/>
        </w:rPr>
        <w:commentReference w:id="171"/>
      </w:r>
      <w:r>
        <w:rPr>
          <w:rFonts w:ascii="Times New Roman" w:eastAsia="Times New Roman" w:hAnsi="Times New Roman" w:cs="Times New Roman"/>
          <w:highlight w:val="white"/>
        </w:rPr>
        <w:t xml:space="preserve">is more effective than transfer learning for mitigating timing related errors. </w:t>
      </w:r>
    </w:p>
    <w:p w14:paraId="05DC10D8" w14:textId="77777777"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drawing>
          <wp:inline distT="114300" distB="114300" distL="114300" distR="114300" wp14:anchorId="79C4D990" wp14:editId="0FDB58CF">
            <wp:extent cx="5943600" cy="5355590"/>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41" name="image6.png"/>
                    <pic:cNvPicPr preferRelativeResize="0"/>
                  </pic:nvPicPr>
                  <pic:blipFill>
                    <a:blip r:embed="rId22"/>
                    <a:srcRect/>
                    <a:stretch>
                      <a:fillRect/>
                    </a:stretch>
                  </pic:blipFill>
                  <pic:spPr>
                    <a:xfrm>
                      <a:off x="0" y="0"/>
                      <a:ext cx="5943600" cy="4711700"/>
                    </a:xfrm>
                    <a:prstGeom prst="rect">
                      <a:avLst/>
                    </a:prstGeom>
                  </pic:spPr>
                </pic:pic>
              </a:graphicData>
            </a:graphic>
          </wp:inline>
        </w:drawing>
      </w:r>
    </w:p>
    <w:p w14:paraId="667EE876" w14:textId="77777777"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Figure 9. Classification accuracy for models trained using P-wave time shifts of σ = 0.01 s and 0.02 s and tested on waveforms with a σ = 0.01 s time shift. Results are shown for both the newly trained model and the transfer learning model.</w:t>
      </w:r>
    </w:p>
    <w:p w14:paraId="2DA8E756" w14:textId="77777777" w:rsidR="00097898" w:rsidRDefault="00097898">
      <w:pPr>
        <w:spacing w:after="0" w:line="276" w:lineRule="auto"/>
        <w:jc w:val="both"/>
        <w:rPr>
          <w:rFonts w:ascii="Times New Roman" w:eastAsia="Times New Roman" w:hAnsi="Times New Roman" w:cs="Times New Roman"/>
          <w:highlight w:val="white"/>
        </w:rPr>
      </w:pPr>
    </w:p>
    <w:p w14:paraId="43BF9A5F" w14:textId="4B066574" w:rsidR="00097898"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3.3 </w:t>
      </w:r>
      <w:del w:id="172" w:author="William Wilcock" w:date="2026-08-07T11:00:00Z" w16du:dateUtc="2026-08-07T18:00:00Z">
        <w:r w:rsidDel="00B23156">
          <w:rPr>
            <w:rFonts w:ascii="Times New Roman" w:eastAsia="Times New Roman" w:hAnsi="Times New Roman" w:cs="Times New Roman"/>
            <w:b/>
            <w:bCs/>
            <w:highlight w:val="white"/>
          </w:rPr>
          <w:delText>Selected Model Configuration</w:delText>
        </w:r>
      </w:del>
      <w:ins w:id="173" w:author="William Wilcock" w:date="2026-08-07T11:01:00Z" w16du:dateUtc="2026-08-07T18:01:00Z">
        <w:r w:rsidR="00B23156">
          <w:rPr>
            <w:rFonts w:ascii="Times New Roman" w:eastAsia="Times New Roman" w:hAnsi="Times New Roman" w:cs="Times New Roman"/>
            <w:b/>
            <w:bCs/>
            <w:highlight w:val="white"/>
          </w:rPr>
          <w:t>Preferred Model</w:t>
        </w:r>
      </w:ins>
    </w:p>
    <w:p w14:paraId="2891F6F8" w14:textId="4A23CB73"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Based on the systematic experiments described above, we selected a final model — referred to as AxialPolCap — using the following configuration: trained from scratch on merged data from all </w:t>
      </w:r>
      <w:r>
        <w:rPr>
          <w:rFonts w:ascii="Times New Roman" w:eastAsia="Times New Roman" w:hAnsi="Times New Roman" w:cs="Times New Roman"/>
          <w:highlight w:val="white"/>
        </w:rPr>
        <w:lastRenderedPageBreak/>
        <w:t xml:space="preserve">seven stations, using the original catalog SNR distribution, </w:t>
      </w:r>
      <w:commentRangeStart w:id="174"/>
      <w:r>
        <w:rPr>
          <w:rFonts w:ascii="Times New Roman" w:eastAsia="Times New Roman" w:hAnsi="Times New Roman" w:cs="Times New Roman"/>
          <w:highlight w:val="white"/>
        </w:rPr>
        <w:t xml:space="preserve">with a σ = 0.02 s </w:t>
      </w:r>
      <w:commentRangeEnd w:id="174"/>
      <w:r w:rsidR="00B23156">
        <w:rPr>
          <w:rStyle w:val="CommentReference"/>
          <w:rFonts w:ascii="Times New Roman" w:eastAsia="Times New Roman" w:hAnsi="Times New Roman" w:cs="Times New Roman"/>
          <w:sz w:val="24"/>
          <w:szCs w:val="24"/>
          <w:highlight w:val="white"/>
        </w:rPr>
        <w:commentReference w:id="174"/>
      </w:r>
      <w:r>
        <w:rPr>
          <w:rFonts w:ascii="Times New Roman" w:eastAsia="Times New Roman" w:hAnsi="Times New Roman" w:cs="Times New Roman"/>
          <w:highlight w:val="white"/>
        </w:rPr>
        <w:t>P-wave time-shift augmentation</w:t>
      </w:r>
      <w:ins w:id="175" w:author="William Wilcock" w:date="2026-08-07T10:59:00Z" w16du:dateUtc="2026-08-07T17:59:00Z">
        <w:r w:rsidR="00B23156">
          <w:rPr>
            <w:rFonts w:ascii="Times New Roman" w:eastAsia="Times New Roman" w:hAnsi="Times New Roman" w:cs="Times New Roman"/>
            <w:highlight w:val="white"/>
          </w:rPr>
          <w:t xml:space="preserve"> </w:t>
        </w:r>
      </w:ins>
      <w:del w:id="176" w:author="William Wilcock" w:date="2026-08-07T10:59:00Z" w16du:dateUtc="2026-08-07T17:59:00Z">
        <w:r w:rsidDel="00B23156">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 xml:space="preserve">applied during training. This configuration achieves the best balance between overall accuracy and robustness to P-wave pick timing uncertainty. </w:t>
      </w:r>
      <w:commentRangeStart w:id="177"/>
      <w:r>
        <w:rPr>
          <w:rFonts w:ascii="Times New Roman" w:eastAsia="Times New Roman" w:hAnsi="Times New Roman" w:cs="Times New Roman"/>
          <w:highlight w:val="white"/>
        </w:rPr>
        <w:t>Evaluated on the held-out test set with a σ = 0.01 s time shift, AxialPolCap achieves an average accuracy of approximately 96% across all stations, outperforming both the unaugmented newly trained model and all transfer-learning variants.</w:t>
      </w:r>
      <w:commentRangeEnd w:id="177"/>
      <w:r w:rsidR="001C7202">
        <w:rPr>
          <w:rStyle w:val="CommentReference"/>
          <w:rFonts w:ascii="Times New Roman" w:eastAsia="Times New Roman" w:hAnsi="Times New Roman" w:cs="Times New Roman"/>
          <w:sz w:val="24"/>
          <w:szCs w:val="24"/>
          <w:highlight w:val="white"/>
        </w:rPr>
        <w:commentReference w:id="177"/>
      </w:r>
      <w:r>
        <w:rPr>
          <w:rFonts w:ascii="Times New Roman" w:eastAsia="Times New Roman" w:hAnsi="Times New Roman" w:cs="Times New Roman"/>
          <w:highlight w:val="white"/>
        </w:rPr>
        <w:t xml:space="preserve"> Leave-one-station-out cross-validation of this configuration confirms that the model generalizes across stations without station-specific retraining, achieving 96–98% accuracy </w:t>
      </w:r>
      <w:commentRangeStart w:id="178"/>
      <w:r>
        <w:rPr>
          <w:rFonts w:ascii="Times New Roman" w:eastAsia="Times New Roman" w:hAnsi="Times New Roman" w:cs="Times New Roman"/>
          <w:highlight w:val="white"/>
        </w:rPr>
        <w:t xml:space="preserve">on unshifted waveforms for each held-out station </w:t>
      </w:r>
      <w:commentRangeEnd w:id="178"/>
      <w:r w:rsidR="00B23156">
        <w:rPr>
          <w:rStyle w:val="CommentReference"/>
          <w:rFonts w:ascii="Times New Roman" w:eastAsia="Times New Roman" w:hAnsi="Times New Roman" w:cs="Times New Roman"/>
          <w:sz w:val="24"/>
          <w:szCs w:val="24"/>
          <w:highlight w:val="white"/>
        </w:rPr>
        <w:commentReference w:id="178"/>
      </w:r>
      <w:r>
        <w:rPr>
          <w:rFonts w:ascii="Times New Roman" w:eastAsia="Times New Roman" w:hAnsi="Times New Roman" w:cs="Times New Roman"/>
          <w:highlight w:val="white"/>
        </w:rPr>
        <w:t>(Figure 6). We apply this model to the full 2015–2021 Axial Seamount earthquake catalog in Section 4.</w:t>
      </w:r>
    </w:p>
    <w:p w14:paraId="02BC5460" w14:textId="32C7552E" w:rsidR="00097898" w:rsidRDefault="00000000">
      <w:pPr>
        <w:spacing w:after="0" w:line="276" w:lineRule="auto"/>
        <w:jc w:val="both"/>
        <w:rPr>
          <w:ins w:id="179" w:author="William Wilcock" w:date="2026-08-07T11:11:00Z" w16du:dateUtc="2026-08-07T18:11:00Z"/>
          <w:rFonts w:ascii="Times New Roman" w:eastAsia="Times New Roman" w:hAnsi="Times New Roman" w:cs="Times New Roman"/>
          <w:b/>
          <w:bCs/>
          <w:sz w:val="30"/>
          <w:szCs w:val="30"/>
        </w:rPr>
      </w:pPr>
      <w:r>
        <w:rPr>
          <w:rFonts w:ascii="Times New Roman" w:eastAsia="Times New Roman" w:hAnsi="Times New Roman" w:cs="Times New Roman"/>
          <w:highlight w:val="white"/>
        </w:rPr>
        <w:br/>
      </w:r>
      <w:r>
        <w:rPr>
          <w:rFonts w:ascii="Times New Roman" w:eastAsia="Times New Roman" w:hAnsi="Times New Roman" w:cs="Times New Roman"/>
          <w:b/>
          <w:bCs/>
          <w:sz w:val="30"/>
          <w:szCs w:val="30"/>
        </w:rPr>
        <w:t xml:space="preserve">4 </w:t>
      </w:r>
      <w:del w:id="180" w:author="William Wilcock" w:date="2026-08-07T11:11:00Z" w16du:dateUtc="2026-08-07T18:11:00Z">
        <w:r w:rsidDel="001C7202">
          <w:rPr>
            <w:rFonts w:ascii="Times New Roman" w:eastAsia="Times New Roman" w:hAnsi="Times New Roman" w:cs="Times New Roman"/>
            <w:b/>
            <w:bCs/>
            <w:sz w:val="30"/>
            <w:szCs w:val="30"/>
          </w:rPr>
          <w:delText xml:space="preserve">Model </w:delText>
        </w:r>
      </w:del>
      <w:del w:id="181" w:author="William Wilcock" w:date="2026-08-07T11:04:00Z" w16du:dateUtc="2026-08-07T18:04:00Z">
        <w:r w:rsidDel="001C7202">
          <w:rPr>
            <w:rFonts w:ascii="Times New Roman" w:eastAsia="Times New Roman" w:hAnsi="Times New Roman" w:cs="Times New Roman"/>
            <w:b/>
            <w:bCs/>
            <w:sz w:val="30"/>
            <w:szCs w:val="30"/>
          </w:rPr>
          <w:delText xml:space="preserve">application </w:delText>
        </w:r>
      </w:del>
      <w:ins w:id="182" w:author="William Wilcock" w:date="2026-08-07T11:04:00Z" w16du:dateUtc="2026-08-07T18:04:00Z">
        <w:r w:rsidR="001C7202">
          <w:rPr>
            <w:rFonts w:ascii="Times New Roman" w:eastAsia="Times New Roman" w:hAnsi="Times New Roman" w:cs="Times New Roman"/>
            <w:b/>
            <w:bCs/>
            <w:sz w:val="30"/>
            <w:szCs w:val="30"/>
          </w:rPr>
          <w:t xml:space="preserve">Application </w:t>
        </w:r>
      </w:ins>
      <w:r>
        <w:rPr>
          <w:rFonts w:ascii="Times New Roman" w:eastAsia="Times New Roman" w:hAnsi="Times New Roman" w:cs="Times New Roman"/>
          <w:b/>
          <w:bCs/>
          <w:sz w:val="30"/>
          <w:szCs w:val="30"/>
        </w:rPr>
        <w:t xml:space="preserve">to Axial Seamount </w:t>
      </w:r>
      <w:del w:id="183" w:author="William Wilcock" w:date="2026-08-07T11:04:00Z" w16du:dateUtc="2026-08-07T18:04:00Z">
        <w:r w:rsidDel="001C7202">
          <w:rPr>
            <w:rFonts w:ascii="Times New Roman" w:eastAsia="Times New Roman" w:hAnsi="Times New Roman" w:cs="Times New Roman"/>
            <w:b/>
            <w:bCs/>
            <w:sz w:val="30"/>
            <w:szCs w:val="30"/>
          </w:rPr>
          <w:delText>seismic data from 2015 to 2021</w:delText>
        </w:r>
      </w:del>
    </w:p>
    <w:p w14:paraId="04B42BFE" w14:textId="77777777" w:rsidR="001C7202" w:rsidRDefault="001C7202">
      <w:pPr>
        <w:spacing w:after="0" w:line="276" w:lineRule="auto"/>
        <w:jc w:val="both"/>
        <w:rPr>
          <w:rFonts w:ascii="Times New Roman" w:eastAsia="Times New Roman" w:hAnsi="Times New Roman" w:cs="Times New Roman"/>
          <w:b/>
          <w:bCs/>
          <w:color w:val="000000"/>
          <w:highlight w:val="white"/>
        </w:rPr>
      </w:pPr>
    </w:p>
    <w:p w14:paraId="0DFD96E8" w14:textId="13053BAA" w:rsidR="00097898"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4.1 </w:t>
      </w:r>
      <w:del w:id="184" w:author="William Wilcock" w:date="2026-08-07T11:11:00Z" w16du:dateUtc="2026-08-07T18:11:00Z">
        <w:r w:rsidDel="001C7202">
          <w:rPr>
            <w:rFonts w:ascii="Times New Roman" w:eastAsia="Times New Roman" w:hAnsi="Times New Roman" w:cs="Times New Roman"/>
            <w:b/>
            <w:bCs/>
            <w:highlight w:val="white"/>
          </w:rPr>
          <w:delText xml:space="preserve">Application to the </w:delText>
        </w:r>
      </w:del>
      <w:r>
        <w:rPr>
          <w:rFonts w:ascii="Times New Roman" w:eastAsia="Times New Roman" w:hAnsi="Times New Roman" w:cs="Times New Roman"/>
          <w:b/>
          <w:bCs/>
          <w:highlight w:val="white"/>
        </w:rPr>
        <w:t xml:space="preserve">2015–2021 </w:t>
      </w:r>
      <w:del w:id="185" w:author="William Wilcock" w:date="2026-08-07T11:11:00Z" w16du:dateUtc="2026-08-07T18:11:00Z">
        <w:r w:rsidDel="001C7202">
          <w:rPr>
            <w:rFonts w:ascii="Times New Roman" w:eastAsia="Times New Roman" w:hAnsi="Times New Roman" w:cs="Times New Roman"/>
            <w:b/>
            <w:bCs/>
            <w:highlight w:val="white"/>
          </w:rPr>
          <w:delText>Axial Seamount</w:delText>
        </w:r>
      </w:del>
      <w:ins w:id="186" w:author="William Wilcock" w:date="2026-08-07T11:11:00Z" w16du:dateUtc="2026-08-07T18:11:00Z">
        <w:r w:rsidR="001C7202">
          <w:rPr>
            <w:rFonts w:ascii="Times New Roman" w:eastAsia="Times New Roman" w:hAnsi="Times New Roman" w:cs="Times New Roman"/>
            <w:b/>
            <w:bCs/>
            <w:highlight w:val="white"/>
          </w:rPr>
          <w:t>Earthquake</w:t>
        </w:r>
      </w:ins>
      <w:r>
        <w:rPr>
          <w:rFonts w:ascii="Times New Roman" w:eastAsia="Times New Roman" w:hAnsi="Times New Roman" w:cs="Times New Roman"/>
          <w:b/>
          <w:bCs/>
          <w:highlight w:val="white"/>
        </w:rPr>
        <w:t xml:space="preserve"> Catalog</w:t>
      </w:r>
    </w:p>
    <w:p w14:paraId="54930651" w14:textId="28E4838F" w:rsidR="00097898" w:rsidRDefault="00000000">
      <w:pPr>
        <w:spacing w:before="300" w:after="300" w:line="276" w:lineRule="auto"/>
        <w:jc w:val="both"/>
        <w:rPr>
          <w:rFonts w:ascii="Times New Roman Regular" w:eastAsia=".AppleSystemUIFont Regular" w:hAnsi="Times New Roman Regular" w:cs="Times New Roman Regular"/>
          <w:color w:val="000000"/>
          <w:sz w:val="34"/>
          <w:szCs w:val="34"/>
          <w:highlight w:val="white"/>
        </w:rPr>
      </w:pPr>
      <w:commentRangeStart w:id="187"/>
      <w:r>
        <w:rPr>
          <w:rFonts w:ascii="Times New Roman Regular" w:eastAsia=".AppleSystemUIFont Regular" w:hAnsi="Times New Roman Regular" w:cs="Times New Roman Regular"/>
          <w:highlight w:val="white"/>
        </w:rPr>
        <w:t xml:space="preserve">We apply </w:t>
      </w:r>
      <w:commentRangeEnd w:id="187"/>
      <w:r w:rsidR="00E5639F">
        <w:rPr>
          <w:rStyle w:val="CommentReference"/>
          <w:rFonts w:ascii="Times New Roman Regular" w:eastAsia=".AppleSystemUIFont Regular" w:hAnsi="Times New Roman Regular" w:cs="Times New Roman Regular"/>
          <w:sz w:val="24"/>
          <w:szCs w:val="24"/>
          <w:highlight w:val="white"/>
        </w:rPr>
        <w:commentReference w:id="187"/>
      </w:r>
      <w:r>
        <w:rPr>
          <w:rFonts w:ascii="Times New Roman Regular" w:eastAsia=".AppleSystemUIFont Regular" w:hAnsi="Times New Roman Regular" w:cs="Times New Roman Regular"/>
          <w:highlight w:val="white"/>
        </w:rPr>
        <w:t>the optimized AxialPolCap model to seismic waveforms</w:t>
      </w:r>
      <w:ins w:id="188" w:author="William Wilcock" w:date="2026-08-07T12:39:00Z" w16du:dateUtc="2026-08-07T19:39:00Z">
        <w:r w:rsidR="00FE6E4F">
          <w:rPr>
            <w:rFonts w:ascii="Times New Roman Regular" w:eastAsia=".AppleSystemUIFont Regular" w:hAnsi="Times New Roman Regular" w:cs="Times New Roman Regular"/>
            <w:highlight w:val="white"/>
          </w:rPr>
          <w:t xml:space="preserve"> </w:t>
        </w:r>
      </w:ins>
      <w:ins w:id="189" w:author="William Wilcock" w:date="2026-08-07T12:40:00Z" w16du:dateUtc="2026-08-07T19:40:00Z">
        <w:r w:rsidR="00FE6E4F">
          <w:rPr>
            <w:rFonts w:ascii="Times New Roman Regular" w:eastAsia=".AppleSystemUIFont Regular" w:hAnsi="Times New Roman Regular" w:cs="Times New Roman Regular"/>
            <w:highlight w:val="white"/>
          </w:rPr>
          <w:t xml:space="preserve">for </w:t>
        </w:r>
      </w:ins>
      <w:ins w:id="190" w:author="William Wilcock" w:date="2026-08-07T12:39:00Z" w16du:dateUtc="2026-08-07T19:39:00Z">
        <w:r w:rsidR="00FE6E4F">
          <w:rPr>
            <w:rFonts w:ascii="Times New Roman Regular" w:eastAsia=".AppleSystemUIFont Regular" w:hAnsi="Times New Roman Regular" w:cs="Times New Roman Regular"/>
            <w:highlight w:val="white"/>
          </w:rPr>
          <w:t>earthquakes i</w:t>
        </w:r>
      </w:ins>
      <w:ins w:id="191" w:author="William Wilcock" w:date="2026-08-07T12:40:00Z" w16du:dateUtc="2026-08-07T19:40:00Z">
        <w:r w:rsidR="00FE6E4F">
          <w:rPr>
            <w:rFonts w:ascii="Times New Roman Regular" w:eastAsia=".AppleSystemUIFont Regular" w:hAnsi="Times New Roman Regular" w:cs="Times New Roman Regular"/>
            <w:highlight w:val="white"/>
          </w:rPr>
          <w:t>n the</w:t>
        </w:r>
      </w:ins>
      <w:ins w:id="192" w:author="William Wilcock" w:date="2026-08-07T12:39:00Z" w16du:dateUtc="2026-08-07T19:39:00Z">
        <w:r w:rsidR="00FE6E4F">
          <w:rPr>
            <w:rFonts w:ascii="Times New Roman Regular" w:eastAsia=".AppleSystemUIFont Regular" w:hAnsi="Times New Roman Regular" w:cs="Times New Roman Regular"/>
            <w:highlight w:val="white"/>
          </w:rPr>
          <w:t xml:space="preserve"> catalog of Wang et al </w:t>
        </w:r>
      </w:ins>
      <w:ins w:id="193" w:author="William Wilcock" w:date="2026-08-07T12:40:00Z" w16du:dateUtc="2026-08-07T19:40:00Z">
        <w:r w:rsidR="00FE6E4F">
          <w:rPr>
            <w:rFonts w:ascii="Times New Roman Regular" w:eastAsia=".AppleSystemUIFont Regular" w:hAnsi="Times New Roman Regular" w:cs="Times New Roman Regular"/>
            <w:highlight w:val="white"/>
          </w:rPr>
          <w:t>(XXXX)</w:t>
        </w:r>
      </w:ins>
      <w:r>
        <w:rPr>
          <w:rFonts w:ascii="Times New Roman Regular" w:eastAsia=".AppleSystemUIFont Regular" w:hAnsi="Times New Roman Regular" w:cs="Times New Roman Regular"/>
          <w:highlight w:val="white"/>
        </w:rPr>
        <w:t xml:space="preserve"> recorded </w:t>
      </w:r>
      <w:del w:id="194" w:author="William Wilcock" w:date="2026-08-07T12:40:00Z" w16du:dateUtc="2026-08-07T19:40:00Z">
        <w:r w:rsidDel="00FE6E4F">
          <w:rPr>
            <w:rFonts w:ascii="Times New Roman Regular" w:eastAsia=".AppleSystemUIFont Regular" w:hAnsi="Times New Roman Regular" w:cs="Times New Roman Regular"/>
            <w:highlight w:val="white"/>
          </w:rPr>
          <w:delText xml:space="preserve">at Axial Seamount </w:delText>
        </w:r>
      </w:del>
      <w:r>
        <w:rPr>
          <w:rFonts w:ascii="Times New Roman Regular" w:eastAsia=".AppleSystemUIFont Regular" w:hAnsi="Times New Roman Regular" w:cs="Times New Roman Regular"/>
          <w:highlight w:val="white"/>
        </w:rPr>
        <w:t xml:space="preserve">between January 2015 and December 2021 that were not used during model training, validation, or benchmarking. This </w:t>
      </w:r>
      <w:del w:id="195" w:author="William Wilcock" w:date="2026-08-07T12:41:00Z" w16du:dateUtc="2026-08-07T19:41:00Z">
        <w:r w:rsidDel="00FE6E4F">
          <w:rPr>
            <w:rFonts w:ascii="Times New Roman Regular" w:eastAsia=".AppleSystemUIFont Regular" w:hAnsi="Times New Roman Regular" w:cs="Times New Roman Regular"/>
            <w:highlight w:val="white"/>
          </w:rPr>
          <w:delText xml:space="preserve">application </w:delText>
        </w:r>
      </w:del>
      <w:r>
        <w:rPr>
          <w:rFonts w:ascii="Times New Roman Regular" w:eastAsia=".AppleSystemUIFont Regular" w:hAnsi="Times New Roman Regular" w:cs="Times New Roman Regular"/>
          <w:highlight w:val="white"/>
        </w:rPr>
        <w:t xml:space="preserve">dataset </w:t>
      </w:r>
      <w:ins w:id="196" w:author="William Wilcock" w:date="2026-08-07T12:46:00Z" w16du:dateUtc="2026-08-07T19:46:00Z">
        <w:r w:rsidR="00FE6E4F">
          <w:rPr>
            <w:rFonts w:ascii="Times New Roman Regular" w:eastAsia=".AppleSystemUIFont Regular" w:hAnsi="Times New Roman Regular" w:cs="Times New Roman Regular"/>
            <w:highlight w:val="white"/>
          </w:rPr>
          <w:t>co</w:t>
        </w:r>
      </w:ins>
      <w:ins w:id="197" w:author="William Wilcock" w:date="2026-08-07T12:47:00Z" w16du:dateUtc="2026-08-07T19:47:00Z">
        <w:r w:rsidR="00FE6E4F">
          <w:rPr>
            <w:rFonts w:ascii="Times New Roman Regular" w:eastAsia=".AppleSystemUIFont Regular" w:hAnsi="Times New Roman Regular" w:cs="Times New Roman Regular"/>
            <w:highlight w:val="white"/>
          </w:rPr>
          <w:t xml:space="preserve">mprises waveforms for XXX,XXX earthquakes and </w:t>
        </w:r>
      </w:ins>
      <w:del w:id="198" w:author="William Wilcock" w:date="2026-08-07T12:41:00Z" w16du:dateUtc="2026-08-07T19:41:00Z">
        <w:r w:rsidDel="00FE6E4F">
          <w:rPr>
            <w:rFonts w:ascii="Times New Roman Regular" w:eastAsia=".AppleSystemUIFont Regular" w:hAnsi="Times New Roman Regular" w:cs="Times New Roman Regular"/>
            <w:highlight w:val="white"/>
          </w:rPr>
          <w:delText xml:space="preserve">represents realistic catalog-scale conditions and </w:delText>
        </w:r>
      </w:del>
      <w:r>
        <w:rPr>
          <w:rFonts w:ascii="Times New Roman Regular" w:eastAsia=".AppleSystemUIFont Regular" w:hAnsi="Times New Roman Regular" w:cs="Times New Roman Regular"/>
          <w:highlight w:val="white"/>
        </w:rPr>
        <w:t xml:space="preserve">consists predominantly of lower </w:t>
      </w:r>
      <w:del w:id="199" w:author="William Wilcock" w:date="2026-08-07T12:42:00Z" w16du:dateUtc="2026-08-07T19:42:00Z">
        <w:r w:rsidDel="00FE6E4F">
          <w:rPr>
            <w:rFonts w:ascii="Times New Roman Regular" w:eastAsia=".AppleSystemUIFont Regular" w:hAnsi="Times New Roman Regular" w:cs="Times New Roman Regular"/>
            <w:highlight w:val="white"/>
          </w:rPr>
          <w:delText>signal</w:delText>
        </w:r>
      </w:del>
      <w:del w:id="200" w:author="William Wilcock" w:date="2026-08-07T12:41:00Z" w16du:dateUtc="2026-08-07T19:41:00Z">
        <w:r w:rsidDel="00FE6E4F">
          <w:rPr>
            <w:rFonts w:ascii="Times New Roman Regular" w:eastAsia=".AppleSystemUIFont Regular" w:hAnsi="Times New Roman Regular" w:cs="Times New Roman Regular"/>
            <w:highlight w:val="white"/>
          </w:rPr>
          <w:delText>-to-noise-ratio (</w:delText>
        </w:r>
      </w:del>
      <w:r>
        <w:rPr>
          <w:rFonts w:ascii="Times New Roman Regular" w:eastAsia=".AppleSystemUIFont Regular" w:hAnsi="Times New Roman Regular" w:cs="Times New Roman Regular"/>
          <w:highlight w:val="white"/>
        </w:rPr>
        <w:t>SNR</w:t>
      </w:r>
      <w:del w:id="201" w:author="William Wilcock" w:date="2026-08-07T12:42:00Z" w16du:dateUtc="2026-08-07T19:42:00Z">
        <w:r w:rsidDel="00FE6E4F">
          <w:rPr>
            <w:rFonts w:ascii="Times New Roman Regular" w:eastAsia=".AppleSystemUIFont Regular" w:hAnsi="Times New Roman Regular" w:cs="Times New Roman Regular"/>
            <w:highlight w:val="white"/>
          </w:rPr>
          <w:delText xml:space="preserve">) </w:delText>
        </w:r>
      </w:del>
      <w:ins w:id="202" w:author="William Wilcock" w:date="2026-08-07T12:42:00Z" w16du:dateUtc="2026-08-07T19:42:00Z">
        <w:r w:rsidR="00FE6E4F">
          <w:rPr>
            <w:rFonts w:ascii="Times New Roman Regular" w:eastAsia=".AppleSystemUIFont Regular" w:hAnsi="Times New Roman Regular" w:cs="Times New Roman Regular"/>
            <w:highlight w:val="white"/>
          </w:rPr>
          <w:t xml:space="preserve"> waveforms that are </w:t>
        </w:r>
      </w:ins>
      <w:del w:id="203" w:author="William Wilcock" w:date="2026-08-07T12:42:00Z" w16du:dateUtc="2026-08-07T19:42:00Z">
        <w:r w:rsidDel="00FE6E4F">
          <w:rPr>
            <w:rFonts w:ascii="Times New Roman Regular" w:eastAsia=".AppleSystemUIFont Regular" w:hAnsi="Times New Roman Regular" w:cs="Times New Roman Regular"/>
            <w:highlight w:val="white"/>
          </w:rPr>
          <w:delText xml:space="preserve">and previously </w:delText>
        </w:r>
      </w:del>
      <w:r>
        <w:rPr>
          <w:rFonts w:ascii="Times New Roman Regular" w:eastAsia=".AppleSystemUIFont Regular" w:hAnsi="Times New Roman Regular" w:cs="Times New Roman Regular"/>
          <w:highlight w:val="white"/>
        </w:rPr>
        <w:t>unreviewed</w:t>
      </w:r>
      <w:del w:id="204" w:author="William Wilcock" w:date="2026-08-07T12:42:00Z" w16du:dateUtc="2026-08-07T19:42:00Z">
        <w:r w:rsidDel="00FE6E4F">
          <w:rPr>
            <w:rFonts w:ascii="Times New Roman Regular" w:eastAsia=".AppleSystemUIFont Regular" w:hAnsi="Times New Roman Regular" w:cs="Times New Roman Regular"/>
            <w:highlight w:val="white"/>
          </w:rPr>
          <w:delText xml:space="preserve"> waveforms</w:delText>
        </w:r>
      </w:del>
      <w:r>
        <w:rPr>
          <w:rFonts w:ascii="Times New Roman Regular" w:eastAsia=".AppleSystemUIFont Regular" w:hAnsi="Times New Roman Regular" w:cs="Times New Roman Regular"/>
          <w:highlight w:val="white"/>
        </w:rPr>
        <w:t xml:space="preserve">. </w:t>
      </w:r>
      <w:commentRangeStart w:id="205"/>
      <w:r>
        <w:rPr>
          <w:rFonts w:ascii="Times New Roman Regular" w:eastAsia=".AppleSystemUIFont Regular" w:hAnsi="Times New Roman Regular" w:cs="Times New Roman Regular"/>
          <w:highlight w:val="white"/>
        </w:rPr>
        <w:t xml:space="preserve">No manual polarity inspection, label-based filtering, or parameter tuning was performed on these data. </w:t>
      </w:r>
      <w:commentRangeEnd w:id="205"/>
      <w:r w:rsidR="00FE6E4F">
        <w:rPr>
          <w:rStyle w:val="CommentReference"/>
          <w:rFonts w:ascii="Times New Roman Regular" w:eastAsia=".AppleSystemUIFont Regular" w:hAnsi="Times New Roman Regular" w:cs="Times New Roman Regular"/>
          <w:sz w:val="24"/>
          <w:szCs w:val="24"/>
          <w:highlight w:val="white"/>
        </w:rPr>
        <w:commentReference w:id="205"/>
      </w:r>
      <w:r>
        <w:rPr>
          <w:rFonts w:ascii="Times New Roman Regular" w:eastAsia=".AppleSystemUIFont Regular" w:hAnsi="Times New Roman Regular" w:cs="Times New Roman Regular"/>
          <w:highlight w:val="white"/>
        </w:rPr>
        <w:t xml:space="preserve">For each </w:t>
      </w:r>
      <w:del w:id="206" w:author="William Wilcock" w:date="2026-08-07T12:44:00Z" w16du:dateUtc="2026-08-07T19:44:00Z">
        <w:r w:rsidDel="00FE6E4F">
          <w:rPr>
            <w:rFonts w:ascii="Times New Roman Regular" w:eastAsia=".AppleSystemUIFont Regular" w:hAnsi="Times New Roman Regular" w:cs="Times New Roman Regular"/>
            <w:highlight w:val="white"/>
          </w:rPr>
          <w:delText xml:space="preserve">detected </w:delText>
        </w:r>
      </w:del>
      <w:r>
        <w:rPr>
          <w:rFonts w:ascii="Times New Roman Regular" w:eastAsia=".AppleSystemUIFont Regular" w:hAnsi="Times New Roman Regular" w:cs="Times New Roman Regular"/>
          <w:highlight w:val="white"/>
        </w:rPr>
        <w:t>earthquake, vertical-component waveforms were extracted at all available stations using catalog P-wave arrival times. Waveforms were demeaned, detrended, bandpass filtered between 3 and 20 Hz, resampled to 100 Hz, and normalized by their maximum absolute amplitude, following the same preprocessing procedures used during model development. A 0.64 s window centered on the P-wave pick (−0.32 to +0.32 s) was provided as input to AxialPolCap, which produced a probabilistic classification of first-motion polarity (up or down) for each station–event pair.</w:t>
      </w:r>
    </w:p>
    <w:p w14:paraId="27663F92" w14:textId="77777777" w:rsidR="00097898" w:rsidRDefault="00000000">
      <w:pPr>
        <w:spacing w:before="300" w:after="300" w:line="276" w:lineRule="auto"/>
        <w:jc w:val="both"/>
        <w:rPr>
          <w:rFonts w:ascii="Times New Roman Regular" w:eastAsia=".AppleSystemUIFont Regular" w:hAnsi="Times New Roman Regular" w:cs="Times New Roman Regular"/>
          <w:highlight w:val="white"/>
        </w:rPr>
      </w:pPr>
      <w:r>
        <w:rPr>
          <w:rFonts w:ascii="Times New Roman Regular" w:eastAsia=".AppleSystemUIFont Regular" w:hAnsi="Times New Roman Regular" w:cs="Times New Roman Regular"/>
          <w:highlight w:val="white"/>
        </w:rPr>
        <w:t xml:space="preserve">Using AxialPolCap, we assigned P-wave first-motion polarities (Up/Down) to all waveforms from the 2015–2021 Axial Seamount catalog. Unlike three-class polarity pickers that explicitly output an “unknown” label (e.g., Ross et al., 2018), AxialPolCap is a binary classifier, so unreliable cases must be handled through post-classification screening. This strategy follows prior deep-learning studies that accept predicted polarities only when model confidence exceeds a user-defined threshold and otherwise treat the prediction as ambiguous (e.g., Zhang et al., 2023; Peng et al., 2025).  Following prior studies that use the predicted class probability as a confidence metric and Shannon entropy as a measure of predictive uncertainty, with thresholding applied to retain only reliable predictions (Tornetta, 2021; Nguyen et al., 2020; Klingspohn et al., 2017), we kept only results with confidence ≥ 0.8 and entropy ≤ 0.2 in our binary-classification </w:t>
      </w:r>
      <w:commentRangeStart w:id="207"/>
      <w:r>
        <w:rPr>
          <w:rFonts w:ascii="Times New Roman Regular" w:eastAsia=".AppleSystemUIFont Regular" w:hAnsi="Times New Roman Regular" w:cs="Times New Roman Regular"/>
          <w:highlight w:val="white"/>
        </w:rPr>
        <w:t>experiments.</w:t>
      </w:r>
      <w:commentRangeEnd w:id="207"/>
      <w:r w:rsidR="00FD2ADF">
        <w:rPr>
          <w:rStyle w:val="CommentReference"/>
          <w:rFonts w:ascii="Times New Roman Regular" w:eastAsia=".AppleSystemUIFont Regular" w:hAnsi="Times New Roman Regular" w:cs="Times New Roman Regular"/>
          <w:sz w:val="24"/>
          <w:szCs w:val="24"/>
          <w:highlight w:val="white"/>
        </w:rPr>
        <w:commentReference w:id="207"/>
      </w:r>
      <w:r>
        <w:rPr>
          <w:rFonts w:ascii="Times New Roman Regular" w:eastAsia=".AppleSystemUIFont Regular" w:hAnsi="Times New Roman Regular" w:cs="Times New Roman Regular"/>
          <w:highlight w:val="white"/>
        </w:rPr>
        <w:t xml:space="preserve"> This filtering retained </w:t>
      </w:r>
      <w:commentRangeStart w:id="208"/>
      <w:r>
        <w:rPr>
          <w:rFonts w:ascii="Times New Roman Regular" w:eastAsia=".AppleSystemUIFont Regular" w:hAnsi="Times New Roman Regular" w:cs="Times New Roman Regular"/>
          <w:highlight w:val="white"/>
        </w:rPr>
        <w:t>200,578 polarities, accounting for ~66%</w:t>
      </w:r>
      <w:commentRangeEnd w:id="208"/>
      <w:r w:rsidR="00FE6E4F">
        <w:rPr>
          <w:rStyle w:val="CommentReference"/>
          <w:rFonts w:ascii="Times New Roman Regular" w:eastAsia=".AppleSystemUIFont Regular" w:hAnsi="Times New Roman Regular" w:cs="Times New Roman Regular"/>
          <w:sz w:val="24"/>
          <w:szCs w:val="24"/>
          <w:highlight w:val="white"/>
        </w:rPr>
        <w:commentReference w:id="208"/>
      </w:r>
      <w:r>
        <w:rPr>
          <w:rFonts w:ascii="Times New Roman Regular" w:eastAsia=".AppleSystemUIFont Regular" w:hAnsi="Times New Roman Regular" w:cs="Times New Roman Regular"/>
          <w:highlight w:val="white"/>
        </w:rPr>
        <w:t xml:space="preserve"> of all P-wave picks.</w:t>
      </w:r>
    </w:p>
    <w:p w14:paraId="18A19E55" w14:textId="58C9C2A2"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To assess the reliability of AxialPolCap predictions on real data, we compare model-derived polarities with those obtained using the waveform cross-correlation (CC) method for waveforms for which both approaches yield polarity determinations. The CC method provides a useful reference based on waveform similarity, although it is not treated as absolute ground truth. Across all stations and years, AxialPolCap agrees with CC-derived polarities for </w:t>
      </w:r>
      <w:del w:id="209" w:author="William Wilcock" w:date="2026-08-07T17:03:00Z" w16du:dateUtc="2026-08-08T00:03:00Z">
        <w:r w:rsidRPr="00FD2ADF" w:rsidDel="00FD2ADF">
          <w:rPr>
            <w:rFonts w:ascii="Times New Roman" w:eastAsia="Times New Roman" w:hAnsi="Times New Roman" w:cs="Times New Roman"/>
            <w:highlight w:val="white"/>
          </w:rPr>
          <w:delText xml:space="preserve">approximately </w:delText>
        </w:r>
      </w:del>
      <w:r w:rsidRPr="00FD2ADF">
        <w:rPr>
          <w:rFonts w:ascii="Times New Roman" w:eastAsia="Times New Roman" w:hAnsi="Times New Roman" w:cs="Times New Roman"/>
          <w:highlight w:val="white"/>
          <w:rPrChange w:id="210" w:author="William Wilcock" w:date="2026-08-07T17:03:00Z" w16du:dateUtc="2026-08-08T00:03:00Z">
            <w:rPr>
              <w:rFonts w:ascii="Times New Roman" w:eastAsia="Times New Roman" w:hAnsi="Times New Roman" w:cs="Times New Roman"/>
              <w:b/>
              <w:bCs/>
              <w:highlight w:val="white"/>
            </w:rPr>
          </w:rPrChange>
        </w:rPr>
        <w:t>87.70%</w:t>
      </w:r>
      <w:r>
        <w:rPr>
          <w:rFonts w:ascii="Times New Roman" w:eastAsia="Times New Roman" w:hAnsi="Times New Roman" w:cs="Times New Roman"/>
          <w:highlight w:val="white"/>
        </w:rPr>
        <w:t xml:space="preserve"> of event pairs. For those that disagreed, </w:t>
      </w:r>
      <w:commentRangeStart w:id="211"/>
      <w:r>
        <w:rPr>
          <w:rFonts w:ascii="Times New Roman" w:eastAsia="Times New Roman" w:hAnsi="Times New Roman" w:cs="Times New Roman"/>
          <w:highlight w:val="white"/>
        </w:rPr>
        <w:t>we found the ML polarities are more consistent at each station (Figure 10).</w:t>
      </w:r>
      <w:commentRangeEnd w:id="211"/>
      <w:r w:rsidR="00FD2ADF">
        <w:rPr>
          <w:rStyle w:val="CommentReference"/>
          <w:rFonts w:ascii="Times New Roman" w:eastAsia="Times New Roman" w:hAnsi="Times New Roman" w:cs="Times New Roman"/>
          <w:sz w:val="24"/>
          <w:szCs w:val="24"/>
          <w:highlight w:val="white"/>
        </w:rPr>
        <w:commentReference w:id="211"/>
      </w:r>
      <w:r>
        <w:rPr>
          <w:rFonts w:ascii="Times New Roman" w:eastAsia="Times New Roman" w:hAnsi="Times New Roman" w:cs="Times New Roman"/>
          <w:highlight w:val="white"/>
        </w:rPr>
        <w:t xml:space="preserve"> Agreement rates are highest at central caldera stations (</w:t>
      </w:r>
      <w:del w:id="212" w:author="William Wilcock" w:date="2026-08-07T17:01:00Z" w16du:dateUtc="2026-08-08T00:01:00Z">
        <w:r w:rsidDel="00FD2ADF">
          <w:rPr>
            <w:rFonts w:ascii="Times New Roman" w:eastAsia="Times New Roman" w:hAnsi="Times New Roman" w:cs="Times New Roman"/>
            <w:highlight w:val="white"/>
          </w:rPr>
          <w:delText xml:space="preserve">e.g., </w:delText>
        </w:r>
      </w:del>
      <w:r>
        <w:rPr>
          <w:rFonts w:ascii="Times New Roman" w:eastAsia="Times New Roman" w:hAnsi="Times New Roman" w:cs="Times New Roman"/>
          <w:highlight w:val="white"/>
        </w:rPr>
        <w:t xml:space="preserve">AXAS1 and AXCC1) and decrease toward the network periphery (Figure 11), consistent with known spatial variations in waveform coherence and SNR. These agreement levels are comparable to, and in some cases exceed, </w:t>
      </w:r>
      <w:commentRangeStart w:id="213"/>
      <w:r>
        <w:rPr>
          <w:rFonts w:ascii="Times New Roman" w:eastAsia="Times New Roman" w:hAnsi="Times New Roman" w:cs="Times New Roman"/>
          <w:highlight w:val="white"/>
        </w:rPr>
        <w:t>previously reported consistency between independent polarity determination methods at Axial Seamount</w:t>
      </w:r>
      <w:commentRangeEnd w:id="213"/>
      <w:r w:rsidR="00FD2ADF">
        <w:rPr>
          <w:rStyle w:val="CommentReference"/>
          <w:rFonts w:ascii="Times New Roman" w:eastAsia="Times New Roman" w:hAnsi="Times New Roman" w:cs="Times New Roman"/>
          <w:sz w:val="24"/>
          <w:szCs w:val="24"/>
          <w:highlight w:val="white"/>
        </w:rPr>
        <w:commentReference w:id="213"/>
      </w:r>
      <w:r>
        <w:rPr>
          <w:rFonts w:ascii="Times New Roman" w:eastAsia="Times New Roman" w:hAnsi="Times New Roman" w:cs="Times New Roman"/>
          <w:highlight w:val="white"/>
        </w:rPr>
        <w:t>.</w:t>
      </w:r>
    </w:p>
    <w:p w14:paraId="0B43D1A3" w14:textId="77777777" w:rsidR="00097898" w:rsidRDefault="00000000">
      <w:pPr>
        <w:spacing w:before="300" w:after="300" w:line="276" w:lineRule="auto"/>
        <w:jc w:val="both"/>
        <w:rPr>
          <w:rFonts w:ascii="Times New Roman" w:eastAsia="Times New Roman" w:hAnsi="Times New Roman" w:cs="Times New Roman"/>
          <w:highlight w:val="white"/>
        </w:rPr>
      </w:pPr>
      <w:commentRangeStart w:id="214"/>
      <w:r>
        <w:rPr>
          <w:rFonts w:ascii="Times New Roman" w:eastAsia="Times New Roman" w:hAnsi="Times New Roman" w:cs="Times New Roman"/>
          <w:noProof/>
          <w:highlight w:val="white"/>
        </w:rPr>
        <w:drawing>
          <wp:inline distT="114300" distB="114300" distL="114300" distR="114300" wp14:anchorId="6CEABB76" wp14:editId="04269BE7">
            <wp:extent cx="5943600" cy="1501775"/>
            <wp:effectExtent l="0" t="0" r="0" b="0"/>
            <wp:docPr id="45" name="image13.png"/>
            <wp:cNvGraphicFramePr/>
            <a:graphic xmlns:a="http://schemas.openxmlformats.org/drawingml/2006/main">
              <a:graphicData uri="http://schemas.openxmlformats.org/drawingml/2006/picture">
                <pic:pic xmlns:pic="http://schemas.openxmlformats.org/drawingml/2006/picture">
                  <pic:nvPicPr>
                    <pic:cNvPr id="45" name="image13.png"/>
                    <pic:cNvPicPr preferRelativeResize="0"/>
                  </pic:nvPicPr>
                  <pic:blipFill>
                    <a:blip r:embed="rId23"/>
                    <a:srcRect/>
                    <a:stretch>
                      <a:fillRect/>
                    </a:stretch>
                  </pic:blipFill>
                  <pic:spPr>
                    <a:xfrm>
                      <a:off x="0" y="0"/>
                      <a:ext cx="5943600" cy="2298700"/>
                    </a:xfrm>
                    <a:prstGeom prst="rect">
                      <a:avLst/>
                    </a:prstGeom>
                  </pic:spPr>
                </pic:pic>
              </a:graphicData>
            </a:graphic>
          </wp:inline>
        </w:drawing>
      </w:r>
      <w:commentRangeEnd w:id="214"/>
      <w:r w:rsidR="00FD2ADF">
        <w:rPr>
          <w:rStyle w:val="CommentReference"/>
          <w:rFonts w:ascii="Times New Roman" w:eastAsia="Times New Roman" w:hAnsi="Times New Roman" w:cs="Times New Roman"/>
          <w:sz w:val="24"/>
          <w:szCs w:val="24"/>
          <w:highlight w:val="white"/>
        </w:rPr>
        <w:commentReference w:id="214"/>
      </w:r>
    </w:p>
    <w:p w14:paraId="43CE1AE1" w14:textId="1A0D7ECD"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highlight w:val="white"/>
        </w:rPr>
        <w:t xml:space="preserve">Figure 10. </w:t>
      </w:r>
      <w:del w:id="215" w:author="William Wilcock" w:date="2026-08-07T16:59:00Z" w16du:dateUtc="2026-08-07T23:59:00Z">
        <w:r w:rsidDel="00FD2ADF">
          <w:rPr>
            <w:rFonts w:ascii="Times New Roman" w:eastAsia="Times New Roman" w:hAnsi="Times New Roman"/>
            <w:highlight w:val="white"/>
          </w:rPr>
          <w:delText>Random e</w:delText>
        </w:r>
      </w:del>
      <w:ins w:id="216" w:author="William Wilcock" w:date="2026-08-07T16:59:00Z" w16du:dateUtc="2026-08-07T23:59:00Z">
        <w:r w:rsidR="00FD2ADF">
          <w:rPr>
            <w:rFonts w:ascii="Times New Roman" w:eastAsia="Times New Roman" w:hAnsi="Times New Roman"/>
            <w:highlight w:val="white"/>
          </w:rPr>
          <w:t>E</w:t>
        </w:r>
      </w:ins>
      <w:r>
        <w:rPr>
          <w:rFonts w:ascii="Times New Roman" w:eastAsia="Times New Roman" w:hAnsi="Times New Roman"/>
          <w:highlight w:val="white"/>
        </w:rPr>
        <w:t>xamples of conflicting P-wave first-motion polarities between cross-correlation (CC) and machine-learning (ML) predictions. For each station</w:t>
      </w:r>
      <w:del w:id="217" w:author="William Wilcock" w:date="2026-08-07T17:00:00Z" w16du:dateUtc="2026-08-08T00:00:00Z">
        <w:r w:rsidDel="00FD2ADF">
          <w:rPr>
            <w:rFonts w:ascii="Times New Roman" w:eastAsia="Times New Roman" w:hAnsi="Times New Roman"/>
            <w:highlight w:val="white"/>
          </w:rPr>
          <w:delText xml:space="preserve"> (AXAS1, AXAS2, AXCC1, AXEC1–AXEC3, AXID1)</w:delText>
        </w:r>
      </w:del>
      <w:r>
        <w:rPr>
          <w:rFonts w:ascii="Times New Roman" w:eastAsia="Times New Roman" w:hAnsi="Times New Roman"/>
          <w:highlight w:val="white"/>
        </w:rPr>
        <w:t xml:space="preserve">, </w:t>
      </w:r>
      <w:del w:id="218" w:author="William Wilcock" w:date="2026-08-07T17:00:00Z" w16du:dateUtc="2026-08-08T00:00:00Z">
        <w:r w:rsidDel="00FD2ADF">
          <w:rPr>
            <w:rFonts w:ascii="Times New Roman" w:eastAsia="Times New Roman" w:hAnsi="Times New Roman"/>
            <w:highlight w:val="white"/>
          </w:rPr>
          <w:delText xml:space="preserve">up to </w:delText>
        </w:r>
      </w:del>
      <w:r>
        <w:rPr>
          <w:rFonts w:ascii="Times New Roman" w:eastAsia="Times New Roman" w:hAnsi="Times New Roman"/>
          <w:highlight w:val="white"/>
        </w:rPr>
        <w:t xml:space="preserve">10 events </w:t>
      </w:r>
      <w:del w:id="219" w:author="William Wilcock" w:date="2026-08-07T17:06:00Z" w16du:dateUtc="2026-08-08T00:06:00Z">
        <w:r w:rsidDel="00FD2ADF">
          <w:rPr>
            <w:rFonts w:ascii="Times New Roman" w:eastAsia="Times New Roman" w:hAnsi="Times New Roman"/>
            <w:highlight w:val="white"/>
          </w:rPr>
          <w:delText xml:space="preserve">are </w:delText>
        </w:r>
      </w:del>
      <w:ins w:id="220" w:author="William Wilcock" w:date="2026-08-07T17:06:00Z" w16du:dateUtc="2026-08-08T00:06:00Z">
        <w:r w:rsidR="00FD2ADF">
          <w:rPr>
            <w:rFonts w:ascii="Times New Roman" w:eastAsia="Times New Roman" w:hAnsi="Times New Roman"/>
            <w:highlight w:val="white"/>
          </w:rPr>
          <w:t xml:space="preserve">were </w:t>
        </w:r>
      </w:ins>
      <w:r>
        <w:rPr>
          <w:rFonts w:ascii="Times New Roman" w:eastAsia="Times New Roman" w:hAnsi="Times New Roman"/>
          <w:highlight w:val="white"/>
        </w:rPr>
        <w:t xml:space="preserve">randomly selected </w:t>
      </w:r>
      <w:del w:id="221" w:author="William Wilcock" w:date="2026-08-07T17:06:00Z" w16du:dateUtc="2026-08-08T00:06:00Z">
        <w:r w:rsidDel="00FD2ADF">
          <w:rPr>
            <w:rFonts w:ascii="Times New Roman" w:eastAsia="Times New Roman" w:hAnsi="Times New Roman"/>
            <w:highlight w:val="white"/>
          </w:rPr>
          <w:delText xml:space="preserve">where </w:delText>
        </w:r>
      </w:del>
      <w:ins w:id="222" w:author="William Wilcock" w:date="2026-08-07T17:06:00Z" w16du:dateUtc="2026-08-08T00:06:00Z">
        <w:r w:rsidR="00FD2ADF">
          <w:rPr>
            <w:rFonts w:ascii="Times New Roman" w:eastAsia="Times New Roman" w:hAnsi="Times New Roman"/>
            <w:highlight w:val="white"/>
          </w:rPr>
          <w:t xml:space="preserve">for </w:t>
        </w:r>
      </w:ins>
      <w:ins w:id="223" w:author="William Wilcock" w:date="2026-08-07T17:07:00Z" w16du:dateUtc="2026-08-08T00:07:00Z">
        <w:r w:rsidR="00FD2ADF">
          <w:rPr>
            <w:rFonts w:ascii="Times New Roman" w:eastAsia="Times New Roman" w:hAnsi="Times New Roman"/>
            <w:highlight w:val="white"/>
          </w:rPr>
          <w:t>which</w:t>
        </w:r>
      </w:ins>
      <w:ins w:id="224" w:author="William Wilcock" w:date="2026-08-07T17:06:00Z" w16du:dateUtc="2026-08-08T00:06:00Z">
        <w:r w:rsidR="00FD2ADF">
          <w:rPr>
            <w:rFonts w:ascii="Times New Roman" w:eastAsia="Times New Roman" w:hAnsi="Times New Roman"/>
            <w:highlight w:val="white"/>
          </w:rPr>
          <w:t xml:space="preserve"> </w:t>
        </w:r>
      </w:ins>
      <w:del w:id="225" w:author="William Wilcock" w:date="2026-08-07T17:07:00Z" w16du:dateUtc="2026-08-08T00:07:00Z">
        <w:r w:rsidDel="00FD2ADF">
          <w:rPr>
            <w:rFonts w:ascii="Times New Roman" w:eastAsia="Times New Roman" w:hAnsi="Times New Roman"/>
            <w:highlight w:val="white"/>
          </w:rPr>
          <w:delText xml:space="preserve">both </w:delText>
        </w:r>
      </w:del>
      <w:r>
        <w:rPr>
          <w:rFonts w:ascii="Times New Roman" w:eastAsia="Times New Roman" w:hAnsi="Times New Roman"/>
          <w:highlight w:val="white"/>
        </w:rPr>
        <w:t>CC and ML polarities are non-zero but disagree. Waveforms are normalized and vertically offset; text labels indicate the polarity change (CC → ML). The vertical dashed line marks the pick time.</w:t>
      </w:r>
    </w:p>
    <w:p w14:paraId="54E9FA36" w14:textId="77777777" w:rsidR="00097898" w:rsidRDefault="00000000">
      <w:pPr>
        <w:spacing w:before="300" w:after="300" w:line="276" w:lineRule="auto"/>
        <w:jc w:val="both"/>
        <w:rPr>
          <w:rFonts w:ascii="Times New Roman" w:eastAsia="Times New Roman" w:hAnsi="Times New Roman" w:cs="Times New Roman"/>
          <w:sz w:val="26"/>
          <w:szCs w:val="26"/>
          <w:highlight w:val="white"/>
          <w:lang w:val="en-US"/>
        </w:rPr>
      </w:pPr>
      <w:r>
        <w:rPr>
          <w:rFonts w:ascii="Times New Roman" w:eastAsia="Times New Roman" w:hAnsi="Times New Roman" w:cs="Times New Roman"/>
          <w:noProof/>
          <w:sz w:val="26"/>
          <w:szCs w:val="26"/>
          <w:highlight w:val="white"/>
          <w:lang w:val="en-US"/>
        </w:rPr>
        <w:lastRenderedPageBreak/>
        <w:drawing>
          <wp:inline distT="0" distB="0" distL="114300" distR="114300" wp14:anchorId="58378DF6" wp14:editId="664DF42D">
            <wp:extent cx="5942965" cy="3342005"/>
            <wp:effectExtent l="0" t="0" r="635" b="10795"/>
            <wp:docPr id="3" name="Picture 3" descr="Figure11_2015_2021_h5_conf80_compact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11_2015_2021_h5_conf80_compact_python"/>
                    <pic:cNvPicPr>
                      <a:picLocks noChangeAspect="1"/>
                    </pic:cNvPicPr>
                  </pic:nvPicPr>
                  <pic:blipFill>
                    <a:blip r:embed="rId24"/>
                    <a:stretch>
                      <a:fillRect/>
                    </a:stretch>
                  </pic:blipFill>
                  <pic:spPr>
                    <a:xfrm>
                      <a:off x="0" y="0"/>
                      <a:ext cx="5942965" cy="3342005"/>
                    </a:xfrm>
                    <a:prstGeom prst="rect">
                      <a:avLst/>
                    </a:prstGeom>
                  </pic:spPr>
                </pic:pic>
              </a:graphicData>
            </a:graphic>
          </wp:inline>
        </w:drawing>
      </w:r>
    </w:p>
    <w:p w14:paraId="2F30C69B" w14:textId="77777777" w:rsidR="00097898" w:rsidRDefault="00000000">
      <w:pPr>
        <w:spacing w:before="300" w:after="300" w:line="276"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Figure 11.  </w:t>
      </w:r>
      <w:commentRangeStart w:id="226"/>
      <w:r>
        <w:rPr>
          <w:rFonts w:ascii="Times New Roman" w:eastAsia="Times New Roman" w:hAnsi="Times New Roman" w:cs="Times New Roman"/>
          <w:sz w:val="26"/>
          <w:szCs w:val="26"/>
          <w:highlight w:val="white"/>
          <w:lang w:val="en-US" w:eastAsia="zh-CN"/>
        </w:rPr>
        <w:t xml:space="preserve">Spatial distribution of ML polarity </w:t>
      </w:r>
      <w:commentRangeStart w:id="227"/>
      <w:r>
        <w:rPr>
          <w:rFonts w:ascii="Times New Roman" w:eastAsia="Times New Roman" w:hAnsi="Times New Roman" w:cs="Times New Roman"/>
          <w:sz w:val="26"/>
          <w:szCs w:val="26"/>
          <w:highlight w:val="white"/>
          <w:lang w:val="en-US" w:eastAsia="zh-CN"/>
        </w:rPr>
        <w:t>misfit</w:t>
      </w:r>
      <w:del w:id="228" w:author="William Wilcock" w:date="2026-08-07T17:08:00Z" w16du:dateUtc="2026-08-08T00:08:00Z">
        <w:r w:rsidDel="00DC60EE">
          <w:rPr>
            <w:rFonts w:ascii="Times New Roman" w:eastAsia="Times New Roman" w:hAnsi="Times New Roman" w:cs="Times New Roman"/>
            <w:sz w:val="26"/>
            <w:szCs w:val="26"/>
            <w:highlight w:val="white"/>
            <w:lang w:val="en-US" w:eastAsia="zh-CN"/>
          </w:rPr>
          <w:delText xml:space="preserve"> ratio</w:delText>
        </w:r>
      </w:del>
      <w:r>
        <w:rPr>
          <w:rFonts w:ascii="Times New Roman" w:eastAsia="Times New Roman" w:hAnsi="Times New Roman" w:cs="Times New Roman"/>
          <w:sz w:val="26"/>
          <w:szCs w:val="26"/>
          <w:highlight w:val="white"/>
          <w:lang w:val="en-US" w:eastAsia="zh-CN"/>
        </w:rPr>
        <w:t xml:space="preserve">s </w:t>
      </w:r>
      <w:commentRangeEnd w:id="227"/>
      <w:r w:rsidR="00DC60EE">
        <w:rPr>
          <w:rStyle w:val="CommentReference"/>
          <w:rFonts w:ascii="Times New Roman" w:eastAsia="Times New Roman" w:hAnsi="Times New Roman" w:cs="Times New Roman"/>
          <w:sz w:val="26"/>
          <w:szCs w:val="26"/>
          <w:highlight w:val="white"/>
          <w:lang w:val="en-US" w:eastAsia="zh-CN"/>
        </w:rPr>
        <w:commentReference w:id="227"/>
      </w:r>
      <w:r>
        <w:rPr>
          <w:rFonts w:ascii="Times New Roman" w:eastAsia="Times New Roman" w:hAnsi="Times New Roman" w:cs="Times New Roman"/>
          <w:sz w:val="26"/>
          <w:szCs w:val="26"/>
          <w:highlight w:val="white"/>
          <w:lang w:val="en-US" w:eastAsia="zh-CN"/>
        </w:rPr>
        <w:t>for the 2015-2021 Axial Seamount catalog. Each panel shows one OOI station.  Colored 200 m x 200 m grid cells show the percentage of retained ML polarities that disagree with the CC polarity picks, calculated only for cells containing at least 10 retained station-event polarity measurements. Warmer colors indicate higher misfit ratios. Black lines mark the caldera rim, and black squares mark station locations.</w:t>
      </w:r>
      <w:commentRangeEnd w:id="226"/>
      <w:r w:rsidR="00CF5015">
        <w:rPr>
          <w:rStyle w:val="CommentReference"/>
          <w:rFonts w:ascii="Times New Roman" w:eastAsia="Times New Roman" w:hAnsi="Times New Roman" w:cs="Times New Roman"/>
          <w:sz w:val="26"/>
          <w:szCs w:val="26"/>
          <w:highlight w:val="white"/>
        </w:rPr>
        <w:commentReference w:id="226"/>
      </w:r>
    </w:p>
    <w:p w14:paraId="7D3FEBBE" w14:textId="77777777" w:rsidR="00097898" w:rsidRDefault="00000000">
      <w:pPr>
        <w:spacing w:before="300" w:after="300" w:line="276" w:lineRule="auto"/>
        <w:jc w:val="both"/>
        <w:rPr>
          <w:rFonts w:ascii="Times New Roman" w:eastAsia="Times New Roman" w:hAnsi="Times New Roman" w:cs="Times New Roman"/>
          <w:highlight w:val="white"/>
        </w:rPr>
      </w:pPr>
      <w:commentRangeStart w:id="229"/>
      <w:r>
        <w:rPr>
          <w:rFonts w:ascii="Times New Roman" w:eastAsia="Times New Roman" w:hAnsi="Times New Roman" w:cs="Times New Roman"/>
          <w:sz w:val="26"/>
          <w:szCs w:val="26"/>
          <w:highlight w:val="white"/>
        </w:rPr>
        <w:t>Despite the</w:t>
      </w:r>
      <w:del w:id="230" w:author="William Wilcock" w:date="2026-08-07T17:39:00Z" w16du:dateUtc="2026-08-08T00:39:00Z">
        <w:r w:rsidDel="00CF5015">
          <w:rPr>
            <w:rFonts w:ascii="Times New Roman" w:eastAsia="Times New Roman" w:hAnsi="Times New Roman" w:cs="Times New Roman"/>
            <w:sz w:val="26"/>
            <w:szCs w:val="26"/>
            <w:highlight w:val="white"/>
          </w:rPr>
          <w:delText>se</w:delText>
        </w:r>
      </w:del>
      <w:r>
        <w:rPr>
          <w:rFonts w:ascii="Times New Roman" w:eastAsia="Times New Roman" w:hAnsi="Times New Roman" w:cs="Times New Roman"/>
          <w:sz w:val="26"/>
          <w:szCs w:val="26"/>
          <w:highlight w:val="white"/>
        </w:rPr>
        <w:t xml:space="preserve"> disagreements on individual picks, the aggregate effect on focal mechanism determination is modest</w:t>
      </w:r>
      <w:commentRangeEnd w:id="229"/>
      <w:r w:rsidR="00CF5015">
        <w:rPr>
          <w:rStyle w:val="CommentReference"/>
          <w:rFonts w:ascii="Times New Roman" w:eastAsia="Times New Roman" w:hAnsi="Times New Roman" w:cs="Times New Roman"/>
          <w:sz w:val="26"/>
          <w:szCs w:val="26"/>
          <w:highlight w:val="white"/>
        </w:rPr>
        <w:commentReference w:id="229"/>
      </w:r>
      <w:r>
        <w:rPr>
          <w:rFonts w:ascii="Times New Roman" w:eastAsia="Times New Roman" w:hAnsi="Times New Roman" w:cs="Times New Roman"/>
          <w:sz w:val="26"/>
          <w:szCs w:val="26"/>
          <w:highlight w:val="white"/>
        </w:rPr>
        <w:t xml:space="preserve">. </w:t>
      </w:r>
      <w:commentRangeStart w:id="231"/>
      <w:r>
        <w:rPr>
          <w:rFonts w:ascii="Times New Roman" w:eastAsia="Times New Roman" w:hAnsi="Times New Roman" w:cs="Times New Roman"/>
          <w:highlight w:val="white"/>
        </w:rPr>
        <w:t xml:space="preserve">Using AxialPolCap-derived polarities, we computed composite focal mechanisms for 2015–2021 microearthquakes within the same clusters defined by Zhang et al. (in prep.). </w:t>
      </w:r>
      <w:commentRangeEnd w:id="231"/>
      <w:r w:rsidR="00CF5015">
        <w:rPr>
          <w:rStyle w:val="CommentReference"/>
          <w:rFonts w:ascii="Times New Roman" w:eastAsia="Times New Roman" w:hAnsi="Times New Roman" w:cs="Times New Roman"/>
          <w:sz w:val="24"/>
          <w:szCs w:val="24"/>
          <w:highlight w:val="white"/>
        </w:rPr>
        <w:commentReference w:id="231"/>
      </w:r>
      <w:r>
        <w:rPr>
          <w:rFonts w:ascii="Times New Roman" w:eastAsia="Times New Roman" w:hAnsi="Times New Roman" w:cs="Times New Roman"/>
          <w:highlight w:val="white"/>
        </w:rPr>
        <w:t xml:space="preserve">The resulting mechanisms show coherent spatial and temporal structure consistent with prior studies based on cross-correlation and manual polarity analysis, including systematic variations across the West Wall, East Wall, and International District (Figure 12). Focal mechanisms computed from AxialPolCap polarities closely match those derived from cross-correlation polarities, with a median Kagan angle of ~13° (Kagan, 1991; Figure 13). </w:t>
      </w:r>
    </w:p>
    <w:p w14:paraId="1843C426"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noProof/>
          <w:highlight w:val="white"/>
        </w:rPr>
        <w:lastRenderedPageBreak/>
        <w:drawing>
          <wp:inline distT="114300" distB="114300" distL="114300" distR="114300" wp14:anchorId="579D4C12" wp14:editId="487C33B1">
            <wp:extent cx="5943600" cy="4572000"/>
            <wp:effectExtent l="0" t="0" r="0" b="0"/>
            <wp:docPr id="44" name="image8.png"/>
            <wp:cNvGraphicFramePr/>
            <a:graphic xmlns:a="http://schemas.openxmlformats.org/drawingml/2006/main">
              <a:graphicData uri="http://schemas.openxmlformats.org/drawingml/2006/picture">
                <pic:pic xmlns:pic="http://schemas.openxmlformats.org/drawingml/2006/picture">
                  <pic:nvPicPr>
                    <pic:cNvPr id="44" name="image8.png"/>
                    <pic:cNvPicPr preferRelativeResize="0"/>
                  </pic:nvPicPr>
                  <pic:blipFill>
                    <a:blip r:embed="rId25"/>
                    <a:srcRect/>
                    <a:stretch>
                      <a:fillRect/>
                    </a:stretch>
                  </pic:blipFill>
                  <pic:spPr>
                    <a:xfrm>
                      <a:off x="0" y="0"/>
                      <a:ext cx="5943600" cy="4572000"/>
                    </a:xfrm>
                    <a:prstGeom prst="rect">
                      <a:avLst/>
                    </a:prstGeom>
                  </pic:spPr>
                </pic:pic>
              </a:graphicData>
            </a:graphic>
          </wp:inline>
        </w:drawing>
      </w:r>
    </w:p>
    <w:p w14:paraId="7AC89D79" w14:textId="4711F6AA" w:rsidR="00097898" w:rsidRDefault="00000000">
      <w:pPr>
        <w:spacing w:before="280" w:line="276" w:lineRule="auto"/>
      </w:pPr>
      <w:r>
        <w:rPr>
          <w:rFonts w:ascii="Times New Roman" w:eastAsia="Times New Roman" w:hAnsi="Times New Roman" w:cs="Times New Roman"/>
          <w:highlight w:val="white"/>
        </w:rPr>
        <w:t xml:space="preserve">Figure 12. Comparison of focal mechanisms derived from two catalogs for events common to both datasets. Panels (a–c) show mechanisms from </w:t>
      </w:r>
      <w:r>
        <w:rPr>
          <w:rFonts w:ascii="Times New Roman" w:eastAsia="Times New Roman" w:hAnsi="Times New Roman" w:cs="Times New Roman"/>
          <w:i/>
          <w:iCs/>
          <w:highlight w:val="white"/>
        </w:rPr>
        <w:t>CC polarities</w:t>
      </w:r>
      <w:r>
        <w:rPr>
          <w:rFonts w:ascii="Times New Roman" w:eastAsia="Times New Roman" w:hAnsi="Times New Roman" w:cs="Times New Roman"/>
          <w:highlight w:val="white"/>
        </w:rPr>
        <w:t>, and panels (d–f) show mechanisms from the AxialPolCap</w:t>
      </w:r>
      <w:del w:id="232" w:author="William Wilcock" w:date="2026-08-07T17:46:00Z" w16du:dateUtc="2026-08-08T00:46:00Z">
        <w:r w:rsidDel="00CF5015">
          <w:rPr>
            <w:rFonts w:ascii="Times New Roman" w:eastAsia="Times New Roman" w:hAnsi="Times New Roman" w:cs="Times New Roman"/>
            <w:highlight w:val="white"/>
          </w:rPr>
          <w:delText>, plotted using identical event locations and times</w:delText>
        </w:r>
      </w:del>
      <w:r>
        <w:rPr>
          <w:rFonts w:ascii="Times New Roman" w:eastAsia="Times New Roman" w:hAnsi="Times New Roman" w:cs="Times New Roman"/>
          <w:highlight w:val="white"/>
        </w:rPr>
        <w:t xml:space="preserve">. Columns correspond to </w:t>
      </w:r>
      <w:del w:id="233" w:author="William Wilcock" w:date="2026-08-07T17:47:00Z" w16du:dateUtc="2026-08-08T00:47:00Z">
        <w:r w:rsidDel="00CF5015">
          <w:rPr>
            <w:rFonts w:ascii="Times New Roman" w:eastAsia="Times New Roman" w:hAnsi="Times New Roman" w:cs="Times New Roman"/>
            <w:highlight w:val="white"/>
          </w:rPr>
          <w:delText>the pre-eruptive (B</w:delText>
        </w:r>
      </w:del>
      <w:ins w:id="234" w:author="William Wilcock" w:date="2026-08-07T17:47:00Z" w16du:dateUtc="2026-08-08T00:47:00Z">
        <w:r w:rsidR="00CF5015">
          <w:rPr>
            <w:rFonts w:ascii="Times New Roman" w:eastAsia="Times New Roman" w:hAnsi="Times New Roman" w:cs="Times New Roman"/>
            <w:highlight w:val="white"/>
          </w:rPr>
          <w:t>b</w:t>
        </w:r>
      </w:ins>
      <w:r>
        <w:rPr>
          <w:rFonts w:ascii="Times New Roman" w:eastAsia="Times New Roman" w:hAnsi="Times New Roman" w:cs="Times New Roman"/>
          <w:highlight w:val="white"/>
        </w:rPr>
        <w:t>efore</w:t>
      </w:r>
      <w:del w:id="235" w:author="William Wilcock" w:date="2026-08-07T17:47:00Z" w16du:dateUtc="2026-08-08T00:47:00Z">
        <w:r w:rsidDel="00CF5015">
          <w:rPr>
            <w:rFonts w:ascii="Times New Roman" w:eastAsia="Times New Roman" w:hAnsi="Times New Roman" w:cs="Times New Roman"/>
            <w:highlight w:val="white"/>
          </w:rPr>
          <w:delText>)</w:delText>
        </w:r>
      </w:del>
      <w:r>
        <w:rPr>
          <w:rFonts w:ascii="Times New Roman" w:eastAsia="Times New Roman" w:hAnsi="Times New Roman" w:cs="Times New Roman"/>
          <w:highlight w:val="white"/>
        </w:rPr>
        <w:t xml:space="preserve">, </w:t>
      </w:r>
      <w:del w:id="236" w:author="William Wilcock" w:date="2026-08-07T17:47:00Z" w16du:dateUtc="2026-08-08T00:47:00Z">
        <w:r w:rsidDel="00CF5015">
          <w:rPr>
            <w:rFonts w:ascii="Times New Roman" w:eastAsia="Times New Roman" w:hAnsi="Times New Roman" w:cs="Times New Roman"/>
            <w:highlight w:val="white"/>
          </w:rPr>
          <w:delText>co-eruptive (D</w:delText>
        </w:r>
      </w:del>
      <w:ins w:id="237" w:author="William Wilcock" w:date="2026-08-07T17:47:00Z" w16du:dateUtc="2026-08-08T00:47:00Z">
        <w:r w:rsidR="00CF5015">
          <w:rPr>
            <w:rFonts w:ascii="Times New Roman" w:eastAsia="Times New Roman" w:hAnsi="Times New Roman" w:cs="Times New Roman"/>
            <w:highlight w:val="white"/>
          </w:rPr>
          <w:t>d</w:t>
        </w:r>
      </w:ins>
      <w:r>
        <w:rPr>
          <w:rFonts w:ascii="Times New Roman" w:eastAsia="Times New Roman" w:hAnsi="Times New Roman" w:cs="Times New Roman"/>
          <w:highlight w:val="white"/>
        </w:rPr>
        <w:t>uring</w:t>
      </w:r>
      <w:del w:id="238" w:author="William Wilcock" w:date="2026-08-07T17:47:00Z" w16du:dateUtc="2026-08-08T00:47:00Z">
        <w:r w:rsidDel="00CF5015">
          <w:rPr>
            <w:rFonts w:ascii="Times New Roman" w:eastAsia="Times New Roman" w:hAnsi="Times New Roman" w:cs="Times New Roman"/>
            <w:highlight w:val="white"/>
          </w:rPr>
          <w:delText>)</w:delText>
        </w:r>
      </w:del>
      <w:r>
        <w:rPr>
          <w:rFonts w:ascii="Times New Roman" w:eastAsia="Times New Roman" w:hAnsi="Times New Roman" w:cs="Times New Roman"/>
          <w:highlight w:val="white"/>
        </w:rPr>
        <w:t xml:space="preserve">, and </w:t>
      </w:r>
      <w:del w:id="239" w:author="William Wilcock" w:date="2026-08-07T17:47:00Z" w16du:dateUtc="2026-08-08T00:47:00Z">
        <w:r w:rsidDel="00CF5015">
          <w:rPr>
            <w:rFonts w:ascii="Times New Roman" w:eastAsia="Times New Roman" w:hAnsi="Times New Roman" w:cs="Times New Roman"/>
            <w:highlight w:val="white"/>
          </w:rPr>
          <w:delText>post-eruptive (</w:delText>
        </w:r>
      </w:del>
      <w:ins w:id="240" w:author="William Wilcock" w:date="2026-08-07T17:47:00Z" w16du:dateUtc="2026-08-08T00:47:00Z">
        <w:r w:rsidR="00CF5015">
          <w:rPr>
            <w:rFonts w:ascii="Times New Roman" w:eastAsia="Times New Roman" w:hAnsi="Times New Roman" w:cs="Times New Roman"/>
            <w:highlight w:val="white"/>
          </w:rPr>
          <w:t>a</w:t>
        </w:r>
      </w:ins>
      <w:del w:id="241" w:author="William Wilcock" w:date="2026-08-07T17:47:00Z" w16du:dateUtc="2026-08-08T00:47:00Z">
        <w:r w:rsidDel="00CF5015">
          <w:rPr>
            <w:rFonts w:ascii="Times New Roman" w:eastAsia="Times New Roman" w:hAnsi="Times New Roman" w:cs="Times New Roman"/>
            <w:highlight w:val="white"/>
          </w:rPr>
          <w:delText>A</w:delText>
        </w:r>
      </w:del>
      <w:r>
        <w:rPr>
          <w:rFonts w:ascii="Times New Roman" w:eastAsia="Times New Roman" w:hAnsi="Times New Roman" w:cs="Times New Roman"/>
          <w:highlight w:val="white"/>
        </w:rPr>
        <w:t>fter</w:t>
      </w:r>
      <w:del w:id="242" w:author="William Wilcock" w:date="2026-08-07T17:47:00Z" w16du:dateUtc="2026-08-08T00:47:00Z">
        <w:r w:rsidDel="00CF5015">
          <w:rPr>
            <w:rFonts w:ascii="Times New Roman" w:eastAsia="Times New Roman" w:hAnsi="Times New Roman" w:cs="Times New Roman"/>
            <w:highlight w:val="white"/>
          </w:rPr>
          <w:delText>) periods of</w:delText>
        </w:r>
      </w:del>
      <w:r>
        <w:rPr>
          <w:rFonts w:ascii="Times New Roman" w:eastAsia="Times New Roman" w:hAnsi="Times New Roman" w:cs="Times New Roman"/>
          <w:highlight w:val="white"/>
        </w:rPr>
        <w:t xml:space="preserve"> the 2015 Axial Seamount eruption. </w:t>
      </w:r>
      <w:commentRangeStart w:id="243"/>
      <w:r>
        <w:rPr>
          <w:rFonts w:ascii="Times New Roman" w:eastAsia="Times New Roman" w:hAnsi="Times New Roman" w:cs="Times New Roman"/>
          <w:highlight w:val="white"/>
        </w:rPr>
        <w:t>Only focal mechanisms present in both catalogs are shown.</w:t>
      </w:r>
      <w:commentRangeEnd w:id="243"/>
      <w:r w:rsidR="00CF5015">
        <w:rPr>
          <w:rStyle w:val="CommentReference"/>
          <w:sz w:val="24"/>
          <w:szCs w:val="24"/>
        </w:rPr>
        <w:commentReference w:id="243"/>
      </w:r>
    </w:p>
    <w:p w14:paraId="7D4E2995"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w:t>
      </w:r>
      <w:r>
        <w:rPr>
          <w:rFonts w:ascii="Times New Roman" w:eastAsia="Times New Roman" w:hAnsi="Times New Roman" w:cs="Times New Roman"/>
          <w:noProof/>
          <w:highlight w:val="white"/>
        </w:rPr>
        <w:drawing>
          <wp:inline distT="114300" distB="114300" distL="114300" distR="114300" wp14:anchorId="5FD7EF61" wp14:editId="7A075385">
            <wp:extent cx="5943600" cy="2984500"/>
            <wp:effectExtent l="0" t="0" r="0" b="0"/>
            <wp:docPr id="46" name="image5.png"/>
            <wp:cNvGraphicFramePr/>
            <a:graphic xmlns:a="http://schemas.openxmlformats.org/drawingml/2006/main">
              <a:graphicData uri="http://schemas.openxmlformats.org/drawingml/2006/picture">
                <pic:pic xmlns:pic="http://schemas.openxmlformats.org/drawingml/2006/picture">
                  <pic:nvPicPr>
                    <pic:cNvPr id="46" name="image5.png"/>
                    <pic:cNvPicPr preferRelativeResize="0"/>
                  </pic:nvPicPr>
                  <pic:blipFill>
                    <a:blip r:embed="rId26"/>
                    <a:srcRect/>
                    <a:stretch>
                      <a:fillRect/>
                    </a:stretch>
                  </pic:blipFill>
                  <pic:spPr>
                    <a:xfrm>
                      <a:off x="0" y="0"/>
                      <a:ext cx="5943600" cy="2984500"/>
                    </a:xfrm>
                    <a:prstGeom prst="rect">
                      <a:avLst/>
                    </a:prstGeom>
                  </pic:spPr>
                </pic:pic>
              </a:graphicData>
            </a:graphic>
          </wp:inline>
        </w:drawing>
      </w:r>
    </w:p>
    <w:p w14:paraId="3A9E3848" w14:textId="4496869B"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Figure 13. </w:t>
      </w:r>
      <w:ins w:id="244" w:author="William Wilcock" w:date="2026-08-07T17:45:00Z" w16du:dateUtc="2026-08-08T00:45:00Z">
        <w:r w:rsidR="00CF5015">
          <w:rPr>
            <w:rFonts w:ascii="Times New Roman" w:eastAsia="Times New Roman" w:hAnsi="Times New Roman" w:cs="Times New Roman"/>
            <w:highlight w:val="white"/>
          </w:rPr>
          <w:t xml:space="preserve">(a) </w:t>
        </w:r>
      </w:ins>
      <w:del w:id="245" w:author="William Wilcock" w:date="2026-08-07T17:45:00Z" w16du:dateUtc="2026-08-08T00:45:00Z">
        <w:r w:rsidDel="00CF5015">
          <w:rPr>
            <w:rFonts w:ascii="Times New Roman" w:eastAsia="Times New Roman" w:hAnsi="Times New Roman" w:cs="Times New Roman"/>
            <w:highlight w:val="white"/>
          </w:rPr>
          <w:delText>The</w:delText>
        </w:r>
      </w:del>
      <w:r>
        <w:rPr>
          <w:rFonts w:ascii="Times New Roman" w:eastAsia="Times New Roman" w:hAnsi="Times New Roman" w:cs="Times New Roman"/>
          <w:highlight w:val="white"/>
        </w:rPr>
        <w:t xml:space="preserve"> </w:t>
      </w:r>
      <w:ins w:id="246" w:author="William Wilcock" w:date="2026-08-07T17:45:00Z" w16du:dateUtc="2026-08-08T00:45:00Z">
        <w:r w:rsidR="00CF5015">
          <w:rPr>
            <w:rFonts w:ascii="Times New Roman" w:eastAsia="Times New Roman" w:hAnsi="Times New Roman" w:cs="Times New Roman"/>
            <w:highlight w:val="white"/>
          </w:rPr>
          <w:t>H</w:t>
        </w:r>
      </w:ins>
      <w:del w:id="247" w:author="William Wilcock" w:date="2026-08-07T17:45:00Z" w16du:dateUtc="2026-08-08T00:45:00Z">
        <w:r w:rsidDel="00CF5015">
          <w:rPr>
            <w:rFonts w:ascii="Times New Roman" w:eastAsia="Times New Roman" w:hAnsi="Times New Roman" w:cs="Times New Roman"/>
            <w:highlight w:val="white"/>
          </w:rPr>
          <w:delText>h</w:delText>
        </w:r>
      </w:del>
      <w:r>
        <w:rPr>
          <w:rFonts w:ascii="Times New Roman" w:eastAsia="Times New Roman" w:hAnsi="Times New Roman" w:cs="Times New Roman"/>
          <w:highlight w:val="white"/>
        </w:rPr>
        <w:t xml:space="preserve">istogram </w:t>
      </w:r>
      <w:del w:id="248" w:author="William Wilcock" w:date="2026-08-07T17:45:00Z" w16du:dateUtc="2026-08-08T00:45:00Z">
        <w:r w:rsidDel="00CF5015">
          <w:rPr>
            <w:rFonts w:ascii="Times New Roman" w:eastAsia="Times New Roman" w:hAnsi="Times New Roman" w:cs="Times New Roman"/>
            <w:highlight w:val="white"/>
          </w:rPr>
          <w:delText xml:space="preserve">(a) </w:delText>
        </w:r>
      </w:del>
      <w:r>
        <w:rPr>
          <w:rFonts w:ascii="Times New Roman" w:eastAsia="Times New Roman" w:hAnsi="Times New Roman" w:cs="Times New Roman"/>
          <w:highlight w:val="white"/>
        </w:rPr>
        <w:t xml:space="preserve">and </w:t>
      </w:r>
      <w:ins w:id="249" w:author="William Wilcock" w:date="2026-08-07T17:45:00Z" w16du:dateUtc="2026-08-08T00:45:00Z">
        <w:r w:rsidR="00CF5015">
          <w:rPr>
            <w:rFonts w:ascii="Times New Roman" w:eastAsia="Times New Roman" w:hAnsi="Times New Roman" w:cs="Times New Roman"/>
            <w:highlight w:val="white"/>
          </w:rPr>
          <w:t xml:space="preserve">(b) </w:t>
        </w:r>
      </w:ins>
      <w:r>
        <w:rPr>
          <w:rFonts w:ascii="Times New Roman" w:eastAsia="Times New Roman" w:hAnsi="Times New Roman" w:cs="Times New Roman"/>
          <w:highlight w:val="white"/>
        </w:rPr>
        <w:t xml:space="preserve">spatial distribution </w:t>
      </w:r>
      <w:del w:id="250" w:author="William Wilcock" w:date="2026-08-07T17:45:00Z" w16du:dateUtc="2026-08-08T00:45:00Z">
        <w:r w:rsidDel="00CF5015">
          <w:rPr>
            <w:rFonts w:ascii="Times New Roman" w:eastAsia="Times New Roman" w:hAnsi="Times New Roman" w:cs="Times New Roman"/>
            <w:highlight w:val="white"/>
          </w:rPr>
          <w:delText xml:space="preserve">(b) </w:delText>
        </w:r>
      </w:del>
      <w:r>
        <w:rPr>
          <w:rFonts w:ascii="Times New Roman" w:eastAsia="Times New Roman" w:hAnsi="Times New Roman" w:cs="Times New Roman"/>
          <w:highlight w:val="white"/>
        </w:rPr>
        <w:t>of Kagan angle for focal mechanisms derived from CC and AxialPolCap polarities.</w:t>
      </w:r>
    </w:p>
    <w:p w14:paraId="62E2056F" w14:textId="77777777" w:rsidR="00097898" w:rsidRDefault="00000000">
      <w:pPr>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4.2 Real-Time Monitoring Framework</w:t>
      </w:r>
    </w:p>
    <w:p w14:paraId="13F76704" w14:textId="4C86B2A9" w:rsidR="00097898" w:rsidRDefault="00D43EA8">
      <w:pPr>
        <w:spacing w:before="300" w:after="300" w:line="276" w:lineRule="auto"/>
        <w:jc w:val="both"/>
        <w:rPr>
          <w:rFonts w:ascii="Times New Roman" w:eastAsia="Times New Roman" w:hAnsi="Times New Roman" w:cs="Times New Roman"/>
          <w:highlight w:val="white"/>
        </w:rPr>
      </w:pPr>
      <w:ins w:id="251" w:author="William Wilcock" w:date="2026-08-08T09:39:00Z" w16du:dateUtc="2026-08-08T16:39:00Z">
        <w:r>
          <w:rPr>
            <w:rFonts w:ascii="Times New Roman" w:eastAsia="Times New Roman" w:hAnsi="Times New Roman" w:cs="Times New Roman"/>
            <w:highlight w:val="white"/>
          </w:rPr>
          <w:t xml:space="preserve">We have used </w:t>
        </w:r>
      </w:ins>
      <w:del w:id="252" w:author="William Wilcock" w:date="2026-08-08T09:35:00Z" w16du:dateUtc="2026-08-08T16:35:00Z">
        <w:r w:rsidDel="00D43EA8">
          <w:rPr>
            <w:rFonts w:ascii="Times New Roman" w:eastAsia="Times New Roman" w:hAnsi="Times New Roman" w:cs="Times New Roman"/>
            <w:highlight w:val="white"/>
          </w:rPr>
          <w:delText>Building on the validated AxialPolCap polarity pipeline, w</w:delText>
        </w:r>
      </w:del>
      <w:del w:id="253" w:author="William Wilcock" w:date="2026-08-08T09:38:00Z" w16du:dateUtc="2026-08-08T16:38:00Z">
        <w:r w:rsidDel="00D43EA8">
          <w:rPr>
            <w:rFonts w:ascii="Times New Roman" w:eastAsia="Times New Roman" w:hAnsi="Times New Roman" w:cs="Times New Roman"/>
            <w:highlight w:val="white"/>
          </w:rPr>
          <w:delText xml:space="preserve">e </w:delText>
        </w:r>
      </w:del>
      <w:del w:id="254" w:author="William Wilcock" w:date="2026-08-08T09:36:00Z" w16du:dateUtc="2026-08-08T16:36:00Z">
        <w:r w:rsidDel="00D43EA8">
          <w:rPr>
            <w:rFonts w:ascii="Times New Roman" w:eastAsia="Times New Roman" w:hAnsi="Times New Roman" w:cs="Times New Roman"/>
            <w:highlight w:val="white"/>
          </w:rPr>
          <w:delText xml:space="preserve">have integrated </w:delText>
        </w:r>
      </w:del>
      <w:ins w:id="255" w:author="William Wilcock" w:date="2026-08-08T09:35:00Z" w16du:dateUtc="2026-08-08T16:35:00Z">
        <w:r>
          <w:rPr>
            <w:rFonts w:ascii="Times New Roman" w:eastAsia="Times New Roman" w:hAnsi="Times New Roman" w:cs="Times New Roman"/>
            <w:highlight w:val="white"/>
          </w:rPr>
          <w:t xml:space="preserve">AxialPolCap </w:t>
        </w:r>
      </w:ins>
      <w:ins w:id="256" w:author="William Wilcock" w:date="2026-08-08T09:39:00Z" w16du:dateUtc="2026-08-08T16:39:00Z">
        <w:r>
          <w:rPr>
            <w:rFonts w:ascii="Times New Roman" w:eastAsia="Times New Roman" w:hAnsi="Times New Roman" w:cs="Times New Roman"/>
            <w:highlight w:val="white"/>
          </w:rPr>
          <w:t>to implement a near</w:t>
        </w:r>
      </w:ins>
      <w:del w:id="257" w:author="William Wilcock" w:date="2026-08-08T09:39:00Z" w16du:dateUtc="2026-08-08T16:39:00Z">
        <w:r w:rsidDel="00D43EA8">
          <w:rPr>
            <w:rFonts w:ascii="Times New Roman" w:eastAsia="Times New Roman" w:hAnsi="Times New Roman" w:cs="Times New Roman"/>
            <w:highlight w:val="white"/>
          </w:rPr>
          <w:delText>a</w:delText>
        </w:r>
      </w:del>
      <w:ins w:id="258" w:author="William Wilcock" w:date="2026-08-08T09:39:00Z" w16du:dateUtc="2026-08-08T16:39:00Z">
        <w:r>
          <w:rPr>
            <w:rFonts w:ascii="Times New Roman" w:eastAsia="Times New Roman" w:hAnsi="Times New Roman" w:cs="Times New Roman"/>
            <w:highlight w:val="white"/>
          </w:rPr>
          <w:t>-</w:t>
        </w:r>
      </w:ins>
      <w:del w:id="259" w:author="William Wilcock" w:date="2026-08-08T09:39:00Z" w16du:dateUtc="2026-08-08T16:39:00Z">
        <w:r w:rsidDel="00D43EA8">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 xml:space="preserve">real-time focal mechanism </w:t>
      </w:r>
      <w:del w:id="260" w:author="William Wilcock" w:date="2026-08-08T09:40:00Z" w16du:dateUtc="2026-08-08T16:40:00Z">
        <w:r w:rsidDel="00D43EA8">
          <w:rPr>
            <w:rFonts w:ascii="Times New Roman" w:eastAsia="Times New Roman" w:hAnsi="Times New Roman" w:cs="Times New Roman"/>
            <w:highlight w:val="white"/>
          </w:rPr>
          <w:delText xml:space="preserve">estimation </w:delText>
        </w:r>
      </w:del>
      <w:r>
        <w:rPr>
          <w:rFonts w:ascii="Times New Roman" w:eastAsia="Times New Roman" w:hAnsi="Times New Roman" w:cs="Times New Roman"/>
          <w:highlight w:val="white"/>
        </w:rPr>
        <w:t xml:space="preserve">capability into the </w:t>
      </w:r>
      <w:del w:id="261" w:author="William Wilcock" w:date="2026-08-08T09:40:00Z" w16du:dateUtc="2026-08-08T16:40:00Z">
        <w:r w:rsidDel="00D43EA8">
          <w:rPr>
            <w:rFonts w:ascii="Times New Roman" w:eastAsia="Times New Roman" w:hAnsi="Times New Roman" w:cs="Times New Roman"/>
            <w:highlight w:val="white"/>
          </w:rPr>
          <w:delText xml:space="preserve">existing </w:delText>
        </w:r>
      </w:del>
      <w:ins w:id="262" w:author="William Wilcock" w:date="2026-08-08T09:40:00Z" w16du:dateUtc="2026-08-08T16:40:00Z">
        <w:r>
          <w:rPr>
            <w:rFonts w:ascii="Times New Roman" w:eastAsia="Times New Roman" w:hAnsi="Times New Roman" w:cs="Times New Roman"/>
            <w:highlight w:val="white"/>
          </w:rPr>
          <w:t xml:space="preserve">as part of the </w:t>
        </w:r>
      </w:ins>
      <w:r>
        <w:rPr>
          <w:rFonts w:ascii="Times New Roman" w:eastAsia="Times New Roman" w:hAnsi="Times New Roman" w:cs="Times New Roman"/>
          <w:highlight w:val="white"/>
        </w:rPr>
        <w:t xml:space="preserve">Axial Seamount monitoring infrastructure. The </w:t>
      </w:r>
      <w:del w:id="263" w:author="William Wilcock" w:date="2026-08-08T09:36:00Z" w16du:dateUtc="2026-08-08T16:36:00Z">
        <w:r w:rsidDel="00D43EA8">
          <w:rPr>
            <w:rFonts w:ascii="Times New Roman" w:eastAsia="Times New Roman" w:hAnsi="Times New Roman" w:cs="Times New Roman"/>
            <w:highlight w:val="white"/>
          </w:rPr>
          <w:delText xml:space="preserve">near-real-time </w:delText>
        </w:r>
      </w:del>
      <w:r>
        <w:rPr>
          <w:rFonts w:ascii="Times New Roman" w:eastAsia="Times New Roman" w:hAnsi="Times New Roman" w:cs="Times New Roman"/>
          <w:highlight w:val="white"/>
        </w:rPr>
        <w:t>focal mechanism</w:t>
      </w:r>
      <w:del w:id="264" w:author="William Wilcock" w:date="2026-08-08T09:37:00Z" w16du:dateUtc="2026-08-08T16:37:00Z">
        <w:r w:rsidDel="00D43EA8">
          <w:rPr>
            <w:rFonts w:ascii="Times New Roman" w:eastAsia="Times New Roman" w:hAnsi="Times New Roman" w:cs="Times New Roman"/>
            <w:highlight w:val="white"/>
          </w:rPr>
          <w:delText xml:space="preserve"> results</w:delText>
        </w:r>
      </w:del>
      <w:ins w:id="265" w:author="William Wilcock" w:date="2026-08-08T09:37:00Z" w16du:dateUtc="2026-08-08T16:37:00Z">
        <w:r>
          <w:rPr>
            <w:rFonts w:ascii="Times New Roman" w:eastAsia="Times New Roman" w:hAnsi="Times New Roman" w:cs="Times New Roman"/>
            <w:highlight w:val="white"/>
          </w:rPr>
          <w:t>s</w:t>
        </w:r>
      </w:ins>
      <w:r>
        <w:rPr>
          <w:rFonts w:ascii="Times New Roman" w:eastAsia="Times New Roman" w:hAnsi="Times New Roman" w:cs="Times New Roman"/>
          <w:highlight w:val="white"/>
        </w:rPr>
        <w:t xml:space="preserve"> are publicly accessible through the Axial Seamount Earthquake Catalog web portal (</w:t>
      </w:r>
      <w:hyperlink r:id="rId27">
        <w:r>
          <w:rPr>
            <w:rFonts w:ascii="Times New Roman" w:eastAsia="Times New Roman" w:hAnsi="Times New Roman" w:cs="Times New Roman"/>
            <w:color w:val="1155CC"/>
            <w:highlight w:val="white"/>
            <w:u w:val="single"/>
          </w:rPr>
          <w:t>http://axial.ocean.washington.edu/</w:t>
        </w:r>
      </w:hyperlink>
      <w:r>
        <w:rPr>
          <w:rFonts w:ascii="Times New Roman" w:eastAsia="Times New Roman" w:hAnsi="Times New Roman" w:cs="Times New Roman"/>
          <w:highlight w:val="white"/>
        </w:rPr>
        <w:t>), which provides hourly-updated earthquake detections and HYPOINVERSE locations for the Ocean Observatories Initiative (OOI) Regional Cabled Array. As new seismic data are acquired and processed, AxialPolCap automatically classifies P-wave first-motion polarities for each station-event pair</w:t>
      </w:r>
      <w:commentRangeStart w:id="266"/>
      <w:r>
        <w:rPr>
          <w:rFonts w:ascii="Times New Roman" w:eastAsia="Times New Roman" w:hAnsi="Times New Roman" w:cs="Times New Roman"/>
          <w:highlight w:val="white"/>
        </w:rPr>
        <w:t xml:space="preserve">, and composite focal mechanisms are computed and appended to the online catalog (Figure 14). </w:t>
      </w:r>
      <w:commentRangeEnd w:id="266"/>
      <w:r w:rsidR="00B07852">
        <w:rPr>
          <w:rStyle w:val="CommentReference"/>
          <w:rFonts w:ascii="Times New Roman" w:eastAsia="Times New Roman" w:hAnsi="Times New Roman" w:cs="Times New Roman"/>
          <w:sz w:val="24"/>
          <w:szCs w:val="24"/>
          <w:highlight w:val="white"/>
        </w:rPr>
        <w:commentReference w:id="266"/>
      </w:r>
      <w:commentRangeStart w:id="267"/>
      <w:r>
        <w:rPr>
          <w:rFonts w:ascii="Times New Roman" w:eastAsia="Times New Roman" w:hAnsi="Times New Roman" w:cs="Times New Roman"/>
          <w:highlight w:val="white"/>
        </w:rPr>
        <w:t>This operational pipeline enables continuous, near-real-time monitoring of stress and faulting geometry at Axial Seamount, providing the community with timely access to source mechanism information during periods of heightened volcanic or seismic activity.</w:t>
      </w:r>
      <w:commentRangeEnd w:id="267"/>
      <w:r w:rsidR="00591825">
        <w:rPr>
          <w:rStyle w:val="CommentReference"/>
          <w:rFonts w:ascii="Times New Roman" w:eastAsia="Times New Roman" w:hAnsi="Times New Roman" w:cs="Times New Roman"/>
          <w:sz w:val="24"/>
          <w:szCs w:val="24"/>
          <w:highlight w:val="white"/>
        </w:rPr>
        <w:commentReference w:id="267"/>
      </w:r>
    </w:p>
    <w:p w14:paraId="1537C951" w14:textId="77777777" w:rsidR="00097898" w:rsidRDefault="00000000">
      <w:pPr>
        <w:spacing w:before="280" w:line="276" w:lineRule="auto"/>
        <w:jc w:val="center"/>
        <w:rPr>
          <w:rFonts w:ascii="Times New Roman" w:eastAsia="Times New Roman" w:hAnsi="Times New Roman" w:cs="Times New Roman"/>
          <w:highlight w:val="white"/>
        </w:rPr>
      </w:pPr>
      <w:bookmarkStart w:id="268" w:name="_heading=h.3bb1wer520vf" w:colFirst="0" w:colLast="0"/>
      <w:bookmarkEnd w:id="268"/>
      <w:r>
        <w:rPr>
          <w:rFonts w:ascii="Times New Roman" w:eastAsia="Times New Roman" w:hAnsi="Times New Roman" w:cs="Times New Roman"/>
          <w:noProof/>
          <w:highlight w:val="white"/>
        </w:rPr>
        <w:lastRenderedPageBreak/>
        <w:drawing>
          <wp:inline distT="114300" distB="114300" distL="114300" distR="114300" wp14:anchorId="061C1C1E" wp14:editId="7F6F55AE">
            <wp:extent cx="4471670" cy="3590290"/>
            <wp:effectExtent l="0" t="0" r="0" b="0"/>
            <wp:docPr id="47" name="image14.png"/>
            <wp:cNvGraphicFramePr/>
            <a:graphic xmlns:a="http://schemas.openxmlformats.org/drawingml/2006/main">
              <a:graphicData uri="http://schemas.openxmlformats.org/drawingml/2006/picture">
                <pic:pic xmlns:pic="http://schemas.openxmlformats.org/drawingml/2006/picture">
                  <pic:nvPicPr>
                    <pic:cNvPr id="47" name="image14.png"/>
                    <pic:cNvPicPr preferRelativeResize="0"/>
                  </pic:nvPicPr>
                  <pic:blipFill>
                    <a:blip r:embed="rId28"/>
                    <a:srcRect/>
                    <a:stretch>
                      <a:fillRect/>
                    </a:stretch>
                  </pic:blipFill>
                  <pic:spPr>
                    <a:xfrm>
                      <a:off x="0" y="0"/>
                      <a:ext cx="4471988" cy="3590490"/>
                    </a:xfrm>
                    <a:prstGeom prst="rect">
                      <a:avLst/>
                    </a:prstGeom>
                  </pic:spPr>
                </pic:pic>
              </a:graphicData>
            </a:graphic>
          </wp:inline>
        </w:drawing>
      </w:r>
    </w:p>
    <w:p w14:paraId="1832D922" w14:textId="77777777" w:rsidR="00097898" w:rsidRDefault="00000000">
      <w:pPr>
        <w:spacing w:before="280" w:line="276" w:lineRule="auto"/>
        <w:jc w:val="both"/>
        <w:rPr>
          <w:rFonts w:ascii="Times New Roman" w:eastAsia="Times New Roman" w:hAnsi="Times New Roman" w:cs="Times New Roman"/>
          <w:highlight w:val="white"/>
        </w:rPr>
      </w:pPr>
      <w:bookmarkStart w:id="269" w:name="_heading=h.a00aavtu3zn1" w:colFirst="0" w:colLast="0"/>
      <w:bookmarkEnd w:id="269"/>
      <w:r>
        <w:rPr>
          <w:rFonts w:ascii="Times New Roman" w:eastAsia="Times New Roman" w:hAnsi="Times New Roman" w:cs="Times New Roman"/>
          <w:highlight w:val="white"/>
        </w:rPr>
        <w:t xml:space="preserve">Figure 14. </w:t>
      </w:r>
      <w:commentRangeStart w:id="270"/>
      <w:r>
        <w:rPr>
          <w:rFonts w:ascii="Times New Roman" w:eastAsia="Times New Roman" w:hAnsi="Times New Roman" w:cs="Times New Roman"/>
          <w:highlight w:val="white"/>
        </w:rPr>
        <w:t>Schematic overview of the real-time focal mechanism pipeline. Three-component (3-channel) seismic waveforms are ingested by the deep learning model (AxialPolCap), which classifies P-wave first-motion polarities. The predicted polarities are grouped using hierarchical clustering to form event clusters, whose composite polarities are then passed to SKHASH for polarity-based focal mechanism inversion. The resulting focal mechanisms are produced in near-real time and made publicly available through the Axial Seamount Earthquake Catalog (http://axial.ocean.washington.edu/).</w:t>
      </w:r>
      <w:commentRangeEnd w:id="270"/>
      <w:r w:rsidR="00591825">
        <w:rPr>
          <w:rStyle w:val="CommentReference"/>
          <w:rFonts w:ascii="Times New Roman" w:eastAsia="Times New Roman" w:hAnsi="Times New Roman" w:cs="Times New Roman"/>
          <w:sz w:val="24"/>
          <w:szCs w:val="24"/>
          <w:highlight w:val="white"/>
        </w:rPr>
        <w:commentReference w:id="270"/>
      </w:r>
    </w:p>
    <w:p w14:paraId="71C0A35F" w14:textId="20003CC3" w:rsidR="00097898" w:rsidRDefault="00000000">
      <w:pP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pipeline operates as follows. Each hour, vertical-component waveforms are extracted for newly detected earthquakes </w:t>
      </w:r>
      <w:commentRangeStart w:id="271"/>
      <w:r>
        <w:rPr>
          <w:rFonts w:ascii="Times New Roman" w:eastAsia="Times New Roman" w:hAnsi="Times New Roman" w:cs="Times New Roman"/>
          <w:highlight w:val="white"/>
        </w:rPr>
        <w:t xml:space="preserve">using catalog P-wave arrival </w:t>
      </w:r>
      <w:commentRangeEnd w:id="271"/>
      <w:r w:rsidR="002D4FC4">
        <w:rPr>
          <w:rStyle w:val="CommentReference"/>
          <w:rFonts w:ascii="Times New Roman" w:eastAsia="Times New Roman" w:hAnsi="Times New Roman" w:cs="Times New Roman"/>
          <w:sz w:val="24"/>
          <w:szCs w:val="24"/>
          <w:highlight w:val="white"/>
        </w:rPr>
        <w:commentReference w:id="271"/>
      </w:r>
      <w:r>
        <w:rPr>
          <w:rFonts w:ascii="Times New Roman" w:eastAsia="Times New Roman" w:hAnsi="Times New Roman" w:cs="Times New Roman"/>
          <w:highlight w:val="white"/>
        </w:rPr>
        <w:t xml:space="preserve">times and preprocessed identically to the training data: demeaned, detrended, bandpass filtered between 3 and 20 Hz, resampled to 100 Hz, and normalized by maximum absolute amplitude. AxialPolCap then classifies the first-motion polarity for each station–event pair, retaining only predictions with confidence ≥ 0.8 and entropy ≤ 0.2. </w:t>
      </w:r>
      <w:commentRangeStart w:id="272"/>
      <w:r>
        <w:rPr>
          <w:rFonts w:ascii="Times New Roman" w:eastAsia="Times New Roman" w:hAnsi="Times New Roman" w:cs="Times New Roman"/>
          <w:highlight w:val="white"/>
        </w:rPr>
        <w:t>The</w:t>
      </w:r>
      <w:ins w:id="273" w:author="William Wilcock" w:date="2026-08-08T10:09:00Z" w16du:dateUtc="2026-08-08T17:09:00Z">
        <w:r w:rsidR="002D4FC4">
          <w:rPr>
            <w:rFonts w:ascii="Times New Roman" w:eastAsia="Times New Roman" w:hAnsi="Times New Roman" w:cs="Times New Roman"/>
            <w:highlight w:val="white"/>
          </w:rPr>
          <w:t xml:space="preserve"> predicted</w:t>
        </w:r>
      </w:ins>
      <w:del w:id="274" w:author="William Wilcock" w:date="2026-08-08T10:08:00Z" w16du:dateUtc="2026-08-08T17:08:00Z">
        <w:r w:rsidDel="002D4FC4">
          <w:rPr>
            <w:rFonts w:ascii="Times New Roman" w:eastAsia="Times New Roman" w:hAnsi="Times New Roman" w:cs="Times New Roman"/>
            <w:highlight w:val="white"/>
          </w:rPr>
          <w:delText xml:space="preserve"> retained</w:delText>
        </w:r>
      </w:del>
      <w:r>
        <w:rPr>
          <w:rFonts w:ascii="Times New Roman" w:eastAsia="Times New Roman" w:hAnsi="Times New Roman" w:cs="Times New Roman"/>
          <w:highlight w:val="white"/>
        </w:rPr>
        <w:t xml:space="preserve"> polarities are grouped into event clusters using hierarchical clustering within each hourly batch, and composite polarities are computed for each cluster</w:t>
      </w:r>
      <w:commentRangeEnd w:id="272"/>
      <w:r w:rsidR="002D4FC4">
        <w:rPr>
          <w:rStyle w:val="CommentReference"/>
          <w:rFonts w:ascii="Times New Roman" w:eastAsia="Times New Roman" w:hAnsi="Times New Roman" w:cs="Times New Roman"/>
          <w:sz w:val="24"/>
          <w:szCs w:val="24"/>
          <w:highlight w:val="white"/>
        </w:rPr>
        <w:commentReference w:id="272"/>
      </w:r>
      <w:r>
        <w:rPr>
          <w:rFonts w:ascii="Times New Roman" w:eastAsia="Times New Roman" w:hAnsi="Times New Roman" w:cs="Times New Roman"/>
          <w:highlight w:val="white"/>
        </w:rPr>
        <w:t xml:space="preserve">. </w:t>
      </w:r>
      <w:commentRangeStart w:id="275"/>
      <w:r>
        <w:rPr>
          <w:rFonts w:ascii="Times New Roman" w:eastAsia="Times New Roman" w:hAnsi="Times New Roman" w:cs="Times New Roman"/>
          <w:highlight w:val="white"/>
        </w:rPr>
        <w:t>These are passed to SKHASH (Skoumal et al., 2024) for focal mechanism inversion, and the resulting solutions are appended to the public catalog</w:t>
      </w:r>
      <w:del w:id="276" w:author="William Wilcock" w:date="2026-08-08T10:09:00Z" w16du:dateUtc="2026-08-08T17:09:00Z">
        <w:r w:rsidDel="002D4FC4">
          <w:rPr>
            <w:rFonts w:ascii="Times New Roman" w:eastAsia="Times New Roman" w:hAnsi="Times New Roman" w:cs="Times New Roman"/>
            <w:highlight w:val="white"/>
          </w:rPr>
          <w:delText xml:space="preserve"> within the same hourly update cycle</w:delText>
        </w:r>
      </w:del>
      <w:r>
        <w:rPr>
          <w:rFonts w:ascii="Times New Roman" w:eastAsia="Times New Roman" w:hAnsi="Times New Roman" w:cs="Times New Roman"/>
          <w:highlight w:val="white"/>
        </w:rPr>
        <w:t>.</w:t>
      </w:r>
      <w:commentRangeEnd w:id="275"/>
      <w:r w:rsidR="002D4FC4">
        <w:rPr>
          <w:rStyle w:val="CommentReference"/>
          <w:rFonts w:ascii="Times New Roman" w:eastAsia="Times New Roman" w:hAnsi="Times New Roman" w:cs="Times New Roman"/>
          <w:sz w:val="24"/>
          <w:szCs w:val="24"/>
          <w:highlight w:val="white"/>
        </w:rPr>
        <w:commentReference w:id="275"/>
      </w:r>
    </w:p>
    <w:p w14:paraId="0648724B" w14:textId="77777777" w:rsidR="00097898" w:rsidRPr="002D4FC4" w:rsidRDefault="00000000">
      <w:pPr>
        <w:spacing w:after="0" w:line="276" w:lineRule="auto"/>
        <w:jc w:val="both"/>
        <w:rPr>
          <w:rFonts w:ascii="Times New Roman" w:eastAsia="Times New Roman" w:hAnsi="Times New Roman" w:cs="Times New Roman"/>
          <w:strike/>
          <w:highlight w:val="white"/>
          <w:rPrChange w:id="277" w:author="William Wilcock" w:date="2026-08-08T10:12:00Z" w16du:dateUtc="2026-08-08T17:12:00Z">
            <w:rPr>
              <w:rFonts w:ascii="Times New Roman" w:eastAsia="Times New Roman" w:hAnsi="Times New Roman" w:cs="Times New Roman"/>
              <w:highlight w:val="white"/>
            </w:rPr>
          </w:rPrChange>
        </w:rPr>
      </w:pPr>
      <w:r>
        <w:rPr>
          <w:rFonts w:ascii="Times New Roman" w:eastAsia="Times New Roman" w:hAnsi="Times New Roman" w:cs="Times New Roman"/>
          <w:highlight w:val="white"/>
        </w:rPr>
        <w:t xml:space="preserve">The pipeline has been running continuously since March 2026 and requires no manual intervention between updates. By providing probabilistic polarity estimates and confidence-weighted inputs to SKHASH, the framework supports robust focal mechanism determination </w:t>
      </w:r>
      <w:commentRangeStart w:id="278"/>
      <w:r>
        <w:rPr>
          <w:rFonts w:ascii="Times New Roman" w:eastAsia="Times New Roman" w:hAnsi="Times New Roman" w:cs="Times New Roman"/>
          <w:highlight w:val="white"/>
        </w:rPr>
        <w:t>even for small-magnitude events with limited station coverage</w:t>
      </w:r>
      <w:commentRangeEnd w:id="278"/>
      <w:r w:rsidR="002D4FC4">
        <w:rPr>
          <w:rStyle w:val="CommentReference"/>
          <w:rFonts w:ascii="Times New Roman" w:eastAsia="Times New Roman" w:hAnsi="Times New Roman" w:cs="Times New Roman"/>
          <w:sz w:val="24"/>
          <w:szCs w:val="24"/>
          <w:highlight w:val="white"/>
        </w:rPr>
        <w:commentReference w:id="278"/>
      </w:r>
      <w:r>
        <w:rPr>
          <w:rFonts w:ascii="Times New Roman" w:eastAsia="Times New Roman" w:hAnsi="Times New Roman" w:cs="Times New Roman"/>
          <w:highlight w:val="white"/>
        </w:rPr>
        <w:t xml:space="preserve">. </w:t>
      </w:r>
      <w:commentRangeStart w:id="279"/>
      <w:r w:rsidRPr="002D4FC4">
        <w:rPr>
          <w:rFonts w:ascii="Times New Roman" w:eastAsia="Times New Roman" w:hAnsi="Times New Roman" w:cs="Times New Roman"/>
          <w:strike/>
          <w:highlight w:val="white"/>
          <w:rPrChange w:id="280" w:author="William Wilcock" w:date="2026-08-08T10:12:00Z" w16du:dateUtc="2026-08-08T17:12:00Z">
            <w:rPr>
              <w:rFonts w:ascii="Times New Roman" w:eastAsia="Times New Roman" w:hAnsi="Times New Roman" w:cs="Times New Roman"/>
              <w:highlight w:val="white"/>
            </w:rPr>
          </w:rPrChange>
        </w:rPr>
        <w:t xml:space="preserve">This capability is particularly valuable during periods of elevated seismicity, such as pre-eruptive swarms, when rapid, automated source </w:t>
      </w:r>
      <w:r w:rsidRPr="002D4FC4">
        <w:rPr>
          <w:rFonts w:ascii="Times New Roman" w:eastAsia="Times New Roman" w:hAnsi="Times New Roman" w:cs="Times New Roman"/>
          <w:strike/>
          <w:highlight w:val="white"/>
          <w:rPrChange w:id="281" w:author="William Wilcock" w:date="2026-08-08T10:12:00Z" w16du:dateUtc="2026-08-08T17:12:00Z">
            <w:rPr>
              <w:rFonts w:ascii="Times New Roman" w:eastAsia="Times New Roman" w:hAnsi="Times New Roman" w:cs="Times New Roman"/>
              <w:highlight w:val="white"/>
            </w:rPr>
          </w:rPrChange>
        </w:rPr>
        <w:lastRenderedPageBreak/>
        <w:t>characterization can inform real-time hazard assessment and guide field response at active submarine volcanic systems.</w:t>
      </w:r>
      <w:commentRangeEnd w:id="279"/>
      <w:r w:rsidR="002D4FC4" w:rsidRPr="002D4FC4">
        <w:rPr>
          <w:rStyle w:val="CommentReference"/>
          <w:rFonts w:ascii="Times New Roman" w:eastAsia="Times New Roman" w:hAnsi="Times New Roman" w:cs="Times New Roman"/>
          <w:strike/>
          <w:sz w:val="24"/>
          <w:szCs w:val="24"/>
          <w:highlight w:val="white"/>
          <w:rPrChange w:id="282" w:author="William Wilcock" w:date="2026-08-08T10:12:00Z" w16du:dateUtc="2026-08-08T17:12:00Z">
            <w:rPr>
              <w:rStyle w:val="CommentReference"/>
              <w:rFonts w:ascii="Times New Roman" w:eastAsia="Times New Roman" w:hAnsi="Times New Roman" w:cs="Times New Roman"/>
              <w:sz w:val="24"/>
              <w:szCs w:val="24"/>
              <w:highlight w:val="white"/>
            </w:rPr>
          </w:rPrChange>
        </w:rPr>
        <w:commentReference w:id="279"/>
      </w:r>
    </w:p>
    <w:p w14:paraId="2455679D" w14:textId="77777777" w:rsidR="00097898" w:rsidRDefault="00097898">
      <w:pPr>
        <w:spacing w:after="0" w:line="276" w:lineRule="auto"/>
        <w:jc w:val="both"/>
        <w:rPr>
          <w:rFonts w:ascii="Times New Roman" w:eastAsia="Times New Roman" w:hAnsi="Times New Roman" w:cs="Times New Roman"/>
          <w:b/>
          <w:bCs/>
          <w:sz w:val="30"/>
          <w:szCs w:val="30"/>
          <w:highlight w:val="white"/>
        </w:rPr>
      </w:pPr>
    </w:p>
    <w:p w14:paraId="7B74A6A2" w14:textId="77777777" w:rsidR="00097898" w:rsidRDefault="00000000">
      <w:pPr>
        <w:spacing w:after="0" w:line="276" w:lineRule="auto"/>
        <w:jc w:val="both"/>
        <w:rPr>
          <w:rFonts w:ascii="Times New Roman" w:eastAsia="Times New Roman" w:hAnsi="Times New Roman" w:cs="Times New Roman"/>
          <w:b/>
          <w:bCs/>
          <w:sz w:val="30"/>
          <w:szCs w:val="30"/>
          <w:highlight w:val="white"/>
        </w:rPr>
      </w:pPr>
      <w:commentRangeStart w:id="283"/>
      <w:r>
        <w:rPr>
          <w:rFonts w:ascii="Times New Roman" w:eastAsia="Times New Roman" w:hAnsi="Times New Roman" w:cs="Times New Roman"/>
          <w:b/>
          <w:bCs/>
          <w:sz w:val="30"/>
          <w:szCs w:val="30"/>
          <w:highlight w:val="white"/>
        </w:rPr>
        <w:t>5 Discussion and Conclusion</w:t>
      </w:r>
      <w:commentRangeEnd w:id="283"/>
      <w:r w:rsidR="000E47A8">
        <w:rPr>
          <w:rStyle w:val="CommentReference"/>
          <w:rFonts w:ascii="Times New Roman" w:eastAsia="Times New Roman" w:hAnsi="Times New Roman" w:cs="Times New Roman"/>
          <w:b/>
          <w:bCs/>
          <w:sz w:val="30"/>
          <w:szCs w:val="30"/>
          <w:highlight w:val="white"/>
        </w:rPr>
        <w:commentReference w:id="283"/>
      </w:r>
    </w:p>
    <w:p w14:paraId="45298252" w14:textId="501E8C15"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We developed and validated AxialPolCap, which, to our knowledge, is the first deep-learning</w:t>
      </w:r>
      <w:r>
        <w:rPr>
          <w:rFonts w:ascii="Trebuchet MS" w:eastAsia="Trebuchet MS" w:hAnsi="Trebuchet MS" w:cs="Trebuchet MS"/>
          <w:sz w:val="28"/>
          <w:szCs w:val="28"/>
          <w:highlight w:val="white"/>
        </w:rPr>
        <w:t xml:space="preserve"> </w:t>
      </w:r>
      <w:r>
        <w:rPr>
          <w:rFonts w:ascii="Times New Roman" w:eastAsia="Times New Roman" w:hAnsi="Times New Roman" w:cs="Times New Roman"/>
          <w:highlight w:val="white"/>
        </w:rPr>
        <w:t xml:space="preserve">framework for automated P-wave first-motion polarity classification applied to the ocean environment at the Axial Seamount OBS network. </w:t>
      </w:r>
      <w:commentRangeStart w:id="284"/>
      <w:r>
        <w:rPr>
          <w:rFonts w:ascii="Times New Roman" w:eastAsia="Times New Roman" w:hAnsi="Times New Roman" w:cs="Times New Roman"/>
          <w:highlight w:val="white"/>
        </w:rPr>
        <w:t xml:space="preserve">Our results provide the first </w:t>
      </w:r>
      <w:del w:id="285" w:author="William Wilcock" w:date="2026-08-08T10:28:00Z" w16du:dateUtc="2026-08-08T17:28:00Z">
        <w:r w:rsidDel="000E47A8">
          <w:rPr>
            <w:rFonts w:ascii="Times New Roman" w:eastAsia="Times New Roman" w:hAnsi="Times New Roman" w:cs="Times New Roman"/>
            <w:highlight w:val="white"/>
          </w:rPr>
          <w:delText xml:space="preserve">comprehensive </w:delText>
        </w:r>
      </w:del>
      <w:r>
        <w:rPr>
          <w:rFonts w:ascii="Times New Roman" w:eastAsia="Times New Roman" w:hAnsi="Times New Roman" w:cs="Times New Roman"/>
          <w:highlight w:val="white"/>
        </w:rPr>
        <w:t xml:space="preserve">demonstration that continental deep-learning polarity models do not generalize to marine OBS networks without domain-specific adaptation, highlighting the fundamental role of ocean-noise conditions </w:t>
      </w:r>
      <w:commentRangeStart w:id="286"/>
      <w:r>
        <w:rPr>
          <w:rFonts w:ascii="Times New Roman" w:eastAsia="Times New Roman" w:hAnsi="Times New Roman" w:cs="Times New Roman"/>
          <w:highlight w:val="white"/>
        </w:rPr>
        <w:t>and OBS propagation effects</w:t>
      </w:r>
      <w:commentRangeEnd w:id="286"/>
      <w:r w:rsidR="000E47A8">
        <w:rPr>
          <w:rStyle w:val="CommentReference"/>
          <w:rFonts w:ascii="Times New Roman" w:eastAsia="Times New Roman" w:hAnsi="Times New Roman" w:cs="Times New Roman"/>
          <w:sz w:val="24"/>
          <w:szCs w:val="24"/>
          <w:highlight w:val="white"/>
        </w:rPr>
        <w:commentReference w:id="286"/>
      </w:r>
      <w:r>
        <w:rPr>
          <w:rFonts w:ascii="Times New Roman" w:eastAsia="Times New Roman" w:hAnsi="Times New Roman" w:cs="Times New Roman"/>
          <w:highlight w:val="white"/>
        </w:rPr>
        <w:t>. We also present a systematic comparison between cross-correlation–derived and machine-learning-based focal mechanisms catalog spanning the 2015–2021 eruption cycle at Axial Seamount.</w:t>
      </w:r>
      <w:commentRangeEnd w:id="284"/>
      <w:r w:rsidR="00726033">
        <w:rPr>
          <w:rStyle w:val="CommentReference"/>
          <w:rFonts w:ascii="Times New Roman" w:eastAsia="Times New Roman" w:hAnsi="Times New Roman" w:cs="Times New Roman"/>
          <w:sz w:val="24"/>
          <w:szCs w:val="24"/>
          <w:highlight w:val="white"/>
        </w:rPr>
        <w:commentReference w:id="284"/>
      </w:r>
      <w:r>
        <w:rPr>
          <w:rFonts w:ascii="Times New Roman" w:eastAsia="Times New Roman" w:hAnsi="Times New Roman" w:cs="Times New Roman"/>
          <w:highlight w:val="white"/>
        </w:rPr>
        <w:t xml:space="preserve"> </w:t>
      </w:r>
      <w:commentRangeStart w:id="287"/>
      <w:r>
        <w:rPr>
          <w:rFonts w:ascii="Times New Roman" w:eastAsia="Times New Roman" w:hAnsi="Times New Roman" w:cs="Times New Roman"/>
          <w:highlight w:val="white"/>
        </w:rPr>
        <w:t>The framework provides a scalable and operational pathway for focal mechanisms determination in monitoring submarine volcanic systems in real time.</w:t>
      </w:r>
      <w:commentRangeEnd w:id="287"/>
      <w:r w:rsidR="00726033">
        <w:rPr>
          <w:rStyle w:val="CommentReference"/>
          <w:rFonts w:ascii="Times New Roman" w:eastAsia="Times New Roman" w:hAnsi="Times New Roman" w:cs="Times New Roman"/>
          <w:sz w:val="24"/>
          <w:szCs w:val="24"/>
          <w:highlight w:val="white"/>
        </w:rPr>
        <w:commentReference w:id="287"/>
      </w:r>
    </w:p>
    <w:p w14:paraId="64796C2A"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Benchmarking shows that existing DL polarity models perform ~10–20% worse at Axial Seamount, indicating limited out-of-domain generalization. Several factors likely contribute to this degradation. First, most Axial events are very small, so their waveforms often have low signal-to-noise ratios (SNR) </w:t>
      </w:r>
      <w:commentRangeStart w:id="288"/>
      <w:r>
        <w:rPr>
          <w:rFonts w:ascii="Times New Roman" w:eastAsia="Times New Roman" w:hAnsi="Times New Roman" w:cs="Times New Roman"/>
          <w:highlight w:val="white"/>
        </w:rPr>
        <w:t xml:space="preserve">in the presence of strong, ocean-generated ambient noise </w:t>
      </w:r>
      <w:commentRangeEnd w:id="288"/>
      <w:r w:rsidR="00726033">
        <w:rPr>
          <w:rStyle w:val="CommentReference"/>
          <w:rFonts w:ascii="Times New Roman" w:eastAsia="Times New Roman" w:hAnsi="Times New Roman" w:cs="Times New Roman"/>
          <w:sz w:val="24"/>
          <w:szCs w:val="24"/>
          <w:highlight w:val="white"/>
        </w:rPr>
        <w:commentReference w:id="288"/>
      </w:r>
      <w:r>
        <w:rPr>
          <w:rFonts w:ascii="Times New Roman" w:eastAsia="Times New Roman" w:hAnsi="Times New Roman" w:cs="Times New Roman"/>
          <w:highlight w:val="white"/>
        </w:rPr>
        <w:t xml:space="preserve">(e.g., currents </w:t>
      </w:r>
      <w:commentRangeStart w:id="289"/>
      <w:r>
        <w:rPr>
          <w:rFonts w:ascii="Times New Roman" w:eastAsia="Times New Roman" w:hAnsi="Times New Roman" w:cs="Times New Roman"/>
          <w:highlight w:val="white"/>
        </w:rPr>
        <w:t>and surface-wave energy</w:t>
      </w:r>
      <w:commentRangeEnd w:id="289"/>
      <w:r w:rsidR="00726033">
        <w:rPr>
          <w:rStyle w:val="CommentReference"/>
          <w:rFonts w:ascii="Times New Roman" w:eastAsia="Times New Roman" w:hAnsi="Times New Roman" w:cs="Times New Roman"/>
          <w:sz w:val="24"/>
          <w:szCs w:val="24"/>
          <w:highlight w:val="white"/>
        </w:rPr>
        <w:commentReference w:id="289"/>
      </w:r>
      <w:r>
        <w:rPr>
          <w:rFonts w:ascii="Times New Roman" w:eastAsia="Times New Roman" w:hAnsi="Times New Roman" w:cs="Times New Roman"/>
          <w:highlight w:val="white"/>
        </w:rPr>
        <w:t xml:space="preserve">) that </w:t>
      </w:r>
      <w:commentRangeStart w:id="290"/>
      <w:r>
        <w:rPr>
          <w:rFonts w:ascii="Times New Roman" w:eastAsia="Times New Roman" w:hAnsi="Times New Roman" w:cs="Times New Roman"/>
          <w:highlight w:val="white"/>
        </w:rPr>
        <w:t>differs in character from typical land noise</w:t>
      </w:r>
      <w:commentRangeEnd w:id="290"/>
      <w:r w:rsidR="00726033">
        <w:rPr>
          <w:rStyle w:val="CommentReference"/>
          <w:rFonts w:ascii="Times New Roman" w:eastAsia="Times New Roman" w:hAnsi="Times New Roman" w:cs="Times New Roman"/>
          <w:sz w:val="24"/>
          <w:szCs w:val="24"/>
          <w:highlight w:val="white"/>
        </w:rPr>
        <w:commentReference w:id="290"/>
      </w:r>
      <w:r>
        <w:rPr>
          <w:rFonts w:ascii="Times New Roman" w:eastAsia="Times New Roman" w:hAnsi="Times New Roman" w:cs="Times New Roman"/>
          <w:highlight w:val="white"/>
        </w:rPr>
        <w:t xml:space="preserve">. </w:t>
      </w:r>
      <w:commentRangeStart w:id="291"/>
      <w:r>
        <w:rPr>
          <w:rFonts w:ascii="Times New Roman" w:eastAsia="Times New Roman" w:hAnsi="Times New Roman" w:cs="Times New Roman"/>
          <w:highlight w:val="white"/>
        </w:rPr>
        <w:t>DL polarity accuracy is known to deteriorate rapidly at low SNR, with particularly strong declines reported below ~10 dB (Chakraborty et al., 2022). Because many DL models are trained primarily on higher-SNR, larger-magnitude earthquakes, they can struggle to separate weak P-onsets from the more complex marine wavefield.</w:t>
      </w:r>
      <w:commentRangeEnd w:id="291"/>
      <w:r w:rsidR="00726033">
        <w:rPr>
          <w:rStyle w:val="CommentReference"/>
          <w:rFonts w:ascii="Times New Roman" w:eastAsia="Times New Roman" w:hAnsi="Times New Roman" w:cs="Times New Roman"/>
          <w:sz w:val="24"/>
          <w:szCs w:val="24"/>
          <w:highlight w:val="white"/>
        </w:rPr>
        <w:commentReference w:id="291"/>
      </w:r>
      <w:r>
        <w:rPr>
          <w:rFonts w:ascii="Times New Roman" w:eastAsia="Times New Roman" w:hAnsi="Times New Roman" w:cs="Times New Roman"/>
          <w:highlight w:val="white"/>
        </w:rPr>
        <w:t xml:space="preserve"> </w:t>
      </w:r>
      <w:commentRangeStart w:id="292"/>
      <w:r>
        <w:rPr>
          <w:rFonts w:ascii="Times New Roman" w:eastAsia="Times New Roman" w:hAnsi="Times New Roman" w:cs="Times New Roman"/>
          <w:highlight w:val="white"/>
        </w:rPr>
        <w:t>Second, widely used models (e.g., DiTingMotion and EQpolarity) are largely developed and tuned using massive land-based archives (e.g., Southern California and mainland China networks). As a result, they may implicitly learn features tied to land station responses, path effects, and tectonic settings. Applying these models to OBS data without domain adaptation, such as transfer learning or retraining with OBS-specific examples, can therefore reduce accuracy because the models have not been exposed to key aspects of underwater propagation and instrument/site characteristics (Chen et al., 2024).</w:t>
      </w:r>
      <w:commentRangeEnd w:id="292"/>
      <w:r w:rsidR="005F0F84">
        <w:rPr>
          <w:rStyle w:val="CommentReference"/>
          <w:rFonts w:ascii="Times New Roman" w:eastAsia="Times New Roman" w:hAnsi="Times New Roman" w:cs="Times New Roman"/>
          <w:sz w:val="24"/>
          <w:szCs w:val="24"/>
          <w:highlight w:val="white"/>
        </w:rPr>
        <w:commentReference w:id="292"/>
      </w:r>
    </w:p>
    <w:p w14:paraId="21376213"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The expanded polarity coverage directly improves focal-mechanism determination at Axial Seamount. </w:t>
      </w:r>
      <w:commentRangeStart w:id="293"/>
      <w:r>
        <w:rPr>
          <w:rFonts w:ascii="Times New Roman" w:eastAsia="Times New Roman" w:hAnsi="Times New Roman" w:cs="Times New Roman"/>
          <w:highlight w:val="white"/>
        </w:rPr>
        <w:t>By increasing the number of events with sufficient polarity constraints</w:t>
      </w:r>
      <w:commentRangeEnd w:id="293"/>
      <w:r w:rsidR="005F0F84">
        <w:rPr>
          <w:rStyle w:val="CommentReference"/>
          <w:rFonts w:ascii="Times New Roman" w:eastAsia="Times New Roman" w:hAnsi="Times New Roman" w:cs="Times New Roman"/>
          <w:sz w:val="24"/>
          <w:szCs w:val="24"/>
          <w:highlight w:val="white"/>
        </w:rPr>
        <w:commentReference w:id="293"/>
      </w:r>
      <w:r>
        <w:rPr>
          <w:rFonts w:ascii="Times New Roman" w:eastAsia="Times New Roman" w:hAnsi="Times New Roman" w:cs="Times New Roman"/>
          <w:highlight w:val="white"/>
        </w:rPr>
        <w:t>—particularly at lower magnitudes—</w:t>
      </w:r>
      <w:commentRangeStart w:id="294"/>
      <w:r>
        <w:rPr>
          <w:rFonts w:ascii="Times New Roman" w:eastAsia="Times New Roman" w:hAnsi="Times New Roman" w:cs="Times New Roman"/>
          <w:highlight w:val="white"/>
        </w:rPr>
        <w:t>the resulting catalog better resolves spatial and temporal variations in faulting associated with caldera-wall deformation and magmatic processes</w:t>
      </w:r>
      <w:commentRangeEnd w:id="294"/>
      <w:r w:rsidR="005F0F84">
        <w:rPr>
          <w:rStyle w:val="CommentReference"/>
          <w:rFonts w:ascii="Times New Roman" w:eastAsia="Times New Roman" w:hAnsi="Times New Roman" w:cs="Times New Roman"/>
          <w:sz w:val="24"/>
          <w:szCs w:val="24"/>
          <w:highlight w:val="white"/>
        </w:rPr>
        <w:commentReference w:id="294"/>
      </w:r>
      <w:r>
        <w:rPr>
          <w:rFonts w:ascii="Times New Roman" w:eastAsia="Times New Roman" w:hAnsi="Times New Roman" w:cs="Times New Roman"/>
          <w:highlight w:val="white"/>
        </w:rPr>
        <w:t xml:space="preserve">. </w:t>
      </w:r>
      <w:commentRangeStart w:id="295"/>
      <w:r>
        <w:rPr>
          <w:rFonts w:ascii="Times New Roman" w:eastAsia="Times New Roman" w:hAnsi="Times New Roman" w:cs="Times New Roman"/>
          <w:highlight w:val="white"/>
        </w:rPr>
        <w:t>The median Kagan angle of 13° indicates only a small three-dimensional rotation between mechanisms derived from AxialPolCap and cross-correlation polarities. This level of agreement is comparable to differences between independent microearthquake focal-mechanism catalogs (e.g., Hardebeck &amp; Shearer, 2002) and is consistent with the expected uncertainty of polarity-based solutions for low-magnitude events with limited station coverage.</w:t>
      </w:r>
      <w:commentRangeEnd w:id="295"/>
      <w:r w:rsidR="005F0F84">
        <w:rPr>
          <w:rStyle w:val="CommentReference"/>
          <w:rFonts w:ascii="Times New Roman" w:eastAsia="Times New Roman" w:hAnsi="Times New Roman" w:cs="Times New Roman"/>
          <w:sz w:val="24"/>
          <w:szCs w:val="24"/>
          <w:highlight w:val="white"/>
        </w:rPr>
        <w:commentReference w:id="295"/>
      </w:r>
    </w:p>
    <w:p w14:paraId="64BA2C12" w14:textId="574F17ED"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 xml:space="preserve">Disagreements between AxialPolCap and cross-correlation–derived polarities occur </w:t>
      </w:r>
      <w:commentRangeStart w:id="296"/>
      <w:r>
        <w:rPr>
          <w:rFonts w:ascii="Times New Roman" w:eastAsia="Times New Roman" w:hAnsi="Times New Roman" w:cs="Times New Roman"/>
          <w:highlight w:val="white"/>
        </w:rPr>
        <w:t xml:space="preserve">primarily at low signal-to-noise ratios and for </w:t>
      </w:r>
      <w:ins w:id="297" w:author="William Wilcock" w:date="2026-08-08T10:54:00Z" w16du:dateUtc="2026-08-08T17:54:00Z">
        <w:r w:rsidR="005F0F84">
          <w:rPr>
            <w:rFonts w:ascii="Times New Roman" w:eastAsia="Times New Roman" w:hAnsi="Times New Roman" w:cs="Times New Roman"/>
            <w:highlight w:val="white"/>
          </w:rPr>
          <w:t>waveforms</w:t>
        </w:r>
      </w:ins>
      <w:del w:id="298" w:author="William Wilcock" w:date="2026-08-08T10:54:00Z" w16du:dateUtc="2026-08-08T17:54:00Z">
        <w:r w:rsidDel="005F0F84">
          <w:rPr>
            <w:rFonts w:ascii="Times New Roman" w:eastAsia="Times New Roman" w:hAnsi="Times New Roman" w:cs="Times New Roman"/>
            <w:highlight w:val="white"/>
          </w:rPr>
          <w:delText>events</w:delText>
        </w:r>
      </w:del>
      <w:r>
        <w:rPr>
          <w:rFonts w:ascii="Times New Roman" w:eastAsia="Times New Roman" w:hAnsi="Times New Roman" w:cs="Times New Roman"/>
          <w:highlight w:val="white"/>
        </w:rPr>
        <w:t xml:space="preserve"> near nodal-plane geometries</w:t>
      </w:r>
      <w:commentRangeEnd w:id="296"/>
      <w:r w:rsidR="005F0F84">
        <w:rPr>
          <w:rStyle w:val="CommentReference"/>
          <w:rFonts w:ascii="Times New Roman" w:eastAsia="Times New Roman" w:hAnsi="Times New Roman" w:cs="Times New Roman"/>
          <w:sz w:val="24"/>
          <w:szCs w:val="24"/>
          <w:highlight w:val="white"/>
        </w:rPr>
        <w:commentReference w:id="296"/>
      </w:r>
      <w:r>
        <w:rPr>
          <w:rFonts w:ascii="Times New Roman" w:eastAsia="Times New Roman" w:hAnsi="Times New Roman" w:cs="Times New Roman"/>
          <w:highlight w:val="white"/>
        </w:rPr>
        <w:t xml:space="preserve">, where first-motion polarity is inherently ambiguous. </w:t>
      </w:r>
      <w:commentRangeStart w:id="299"/>
      <w:r>
        <w:rPr>
          <w:rFonts w:ascii="Times New Roman" w:eastAsia="Times New Roman" w:hAnsi="Times New Roman" w:cs="Times New Roman"/>
          <w:highlight w:val="white"/>
        </w:rPr>
        <w:t xml:space="preserve">In many of these cases, AxialPolCap assigns low-confidence probabilities, indicating that disagreement reflects physical uncertainty rather than systematic model bias. </w:t>
      </w:r>
      <w:commentRangeEnd w:id="299"/>
      <w:r w:rsidR="005F0F84">
        <w:rPr>
          <w:rStyle w:val="CommentReference"/>
          <w:rFonts w:ascii="Times New Roman" w:eastAsia="Times New Roman" w:hAnsi="Times New Roman" w:cs="Times New Roman"/>
          <w:sz w:val="24"/>
          <w:szCs w:val="24"/>
          <w:highlight w:val="white"/>
        </w:rPr>
        <w:commentReference w:id="299"/>
      </w:r>
      <w:r>
        <w:rPr>
          <w:rFonts w:ascii="Times New Roman" w:eastAsia="Times New Roman" w:hAnsi="Times New Roman" w:cs="Times New Roman"/>
          <w:highlight w:val="white"/>
        </w:rPr>
        <w:t xml:space="preserve">Station AXID1 exhibits the </w:t>
      </w:r>
      <w:commentRangeStart w:id="300"/>
      <w:r>
        <w:rPr>
          <w:rFonts w:ascii="Times New Roman" w:eastAsia="Times New Roman" w:hAnsi="Times New Roman" w:cs="Times New Roman"/>
          <w:highlight w:val="white"/>
        </w:rPr>
        <w:t>highest rate of low-confidence predictions</w:t>
      </w:r>
      <w:commentRangeEnd w:id="300"/>
      <w:r w:rsidR="004A09DE">
        <w:rPr>
          <w:rStyle w:val="CommentReference"/>
          <w:rFonts w:ascii="Times New Roman" w:eastAsia="Times New Roman" w:hAnsi="Times New Roman" w:cs="Times New Roman"/>
          <w:sz w:val="24"/>
          <w:szCs w:val="24"/>
          <w:highlight w:val="white"/>
        </w:rPr>
        <w:commentReference w:id="300"/>
      </w:r>
      <w:r>
        <w:rPr>
          <w:rFonts w:ascii="Times New Roman" w:eastAsia="Times New Roman" w:hAnsi="Times New Roman" w:cs="Times New Roman"/>
          <w:highlight w:val="white"/>
        </w:rPr>
        <w:t xml:space="preserve">, consistent with its smaller event count and </w:t>
      </w:r>
      <w:commentRangeStart w:id="301"/>
      <w:r>
        <w:rPr>
          <w:rFonts w:ascii="Times New Roman" w:eastAsia="Times New Roman" w:hAnsi="Times New Roman" w:cs="Times New Roman"/>
          <w:highlight w:val="white"/>
        </w:rPr>
        <w:t>greater mixture of tectonic and hydrothermal source types, which produce more variable first-motion character than stations located at the caldera center</w:t>
      </w:r>
      <w:commentRangeEnd w:id="301"/>
      <w:r w:rsidR="004A09DE">
        <w:rPr>
          <w:rStyle w:val="CommentReference"/>
          <w:rFonts w:ascii="Times New Roman" w:eastAsia="Times New Roman" w:hAnsi="Times New Roman" w:cs="Times New Roman"/>
          <w:sz w:val="24"/>
          <w:szCs w:val="24"/>
          <w:highlight w:val="white"/>
        </w:rPr>
        <w:commentReference w:id="301"/>
      </w:r>
      <w:r>
        <w:rPr>
          <w:rFonts w:ascii="Times New Roman" w:eastAsia="Times New Roman" w:hAnsi="Times New Roman" w:cs="Times New Roman"/>
          <w:highlight w:val="white"/>
        </w:rPr>
        <w:t xml:space="preserve">. </w:t>
      </w:r>
      <w:commentRangeStart w:id="302"/>
      <w:r>
        <w:rPr>
          <w:rFonts w:ascii="Times New Roman" w:eastAsia="Times New Roman" w:hAnsi="Times New Roman" w:cs="Times New Roman"/>
          <w:highlight w:val="white"/>
        </w:rPr>
        <w:t>Cross-correlation methods may also fail to assign polarities to isolated events lacking sufficient waveform similarity, whereas AxialPolCap can provide a probabilistic estimate from single-waveform information.</w:t>
      </w:r>
      <w:commentRangeEnd w:id="302"/>
      <w:r w:rsidR="004A09DE">
        <w:rPr>
          <w:rStyle w:val="CommentReference"/>
          <w:rFonts w:ascii="Times New Roman" w:eastAsia="Times New Roman" w:hAnsi="Times New Roman" w:cs="Times New Roman"/>
          <w:sz w:val="24"/>
          <w:szCs w:val="24"/>
          <w:highlight w:val="white"/>
        </w:rPr>
        <w:commentReference w:id="302"/>
      </w:r>
      <w:r>
        <w:rPr>
          <w:rFonts w:ascii="Times New Roman" w:eastAsia="Times New Roman" w:hAnsi="Times New Roman" w:cs="Times New Roman"/>
          <w:highlight w:val="white"/>
        </w:rPr>
        <w:t xml:space="preserve"> The probabilistic output therefore offers a practical measure of polarity confidence, </w:t>
      </w:r>
      <w:commentRangeStart w:id="303"/>
      <w:r>
        <w:rPr>
          <w:rFonts w:ascii="Times New Roman" w:eastAsia="Times New Roman" w:hAnsi="Times New Roman" w:cs="Times New Roman"/>
          <w:highlight w:val="white"/>
        </w:rPr>
        <w:t>allowing uncertain observations to be down-weighted rather than discarded</w:t>
      </w:r>
      <w:commentRangeEnd w:id="303"/>
      <w:r w:rsidR="004A09DE">
        <w:rPr>
          <w:rStyle w:val="CommentReference"/>
          <w:rFonts w:ascii="Times New Roman" w:eastAsia="Times New Roman" w:hAnsi="Times New Roman" w:cs="Times New Roman"/>
          <w:sz w:val="24"/>
          <w:szCs w:val="24"/>
          <w:highlight w:val="white"/>
        </w:rPr>
        <w:commentReference w:id="303"/>
      </w:r>
      <w:r>
        <w:rPr>
          <w:rFonts w:ascii="Times New Roman" w:eastAsia="Times New Roman" w:hAnsi="Times New Roman" w:cs="Times New Roman"/>
          <w:highlight w:val="white"/>
        </w:rPr>
        <w:t xml:space="preserve">. In practice, applying a confidence threshold of ≥0.8 and entropy ≤0.2 filters the most ambiguous predictions while retaining sufficient polarity coverage for focal-mechanism inversion; relaxing these thresholds increases polarity yield </w:t>
      </w:r>
      <w:commentRangeStart w:id="304"/>
      <w:r>
        <w:rPr>
          <w:rFonts w:ascii="Times New Roman" w:eastAsia="Times New Roman" w:hAnsi="Times New Roman" w:cs="Times New Roman"/>
          <w:highlight w:val="white"/>
        </w:rPr>
        <w:t>at the cost of higher disagreement with cross-correlation–derived polarities.</w:t>
      </w:r>
      <w:commentRangeEnd w:id="304"/>
      <w:r w:rsidR="004A09DE">
        <w:rPr>
          <w:rStyle w:val="CommentReference"/>
          <w:rFonts w:ascii="Times New Roman" w:eastAsia="Times New Roman" w:hAnsi="Times New Roman" w:cs="Times New Roman"/>
          <w:sz w:val="24"/>
          <w:szCs w:val="24"/>
          <w:highlight w:val="white"/>
        </w:rPr>
        <w:commentReference w:id="304"/>
      </w:r>
    </w:p>
    <w:p w14:paraId="55399F15" w14:textId="3DED7B9D" w:rsidR="00097898" w:rsidRDefault="00000000">
      <w:pPr>
        <w:spacing w:before="300" w:after="300" w:line="276" w:lineRule="auto"/>
        <w:jc w:val="both"/>
        <w:rPr>
          <w:rFonts w:ascii="Times New Roman" w:eastAsia="Times New Roman" w:hAnsi="Times New Roman" w:cs="Times New Roman"/>
          <w:highlight w:val="white"/>
        </w:rPr>
      </w:pPr>
      <w:commentRangeStart w:id="305"/>
      <w:r>
        <w:rPr>
          <w:rFonts w:ascii="Times New Roman" w:eastAsia="Times New Roman" w:hAnsi="Times New Roman" w:cs="Times New Roman"/>
          <w:highlight w:val="white"/>
        </w:rPr>
        <w:t xml:space="preserve">Cross-correlation-derived polarities and ML-derived polarities provide complementary ways to expand first-motion coverage, but they rely on different assumptions about the waveform and have different practical constraints. Cross correlation infers relative polarity from the sign of similarity between event pairs, so it is most reliable when earthquakes are clustered and waveforms are highly repeatable (Shelly et al., 2016). It provides intuitive quality control through correlation strength </w:t>
      </w:r>
      <w:commentRangeStart w:id="306"/>
      <w:r>
        <w:rPr>
          <w:rFonts w:ascii="Times New Roman" w:eastAsia="Times New Roman" w:hAnsi="Times New Roman" w:cs="Times New Roman"/>
          <w:highlight w:val="white"/>
        </w:rPr>
        <w:t>and network consistency</w:t>
      </w:r>
      <w:commentRangeEnd w:id="306"/>
      <w:r w:rsidR="004A09DE">
        <w:rPr>
          <w:rStyle w:val="CommentReference"/>
          <w:rFonts w:ascii="Times New Roman" w:eastAsia="Times New Roman" w:hAnsi="Times New Roman" w:cs="Times New Roman"/>
          <w:sz w:val="24"/>
          <w:szCs w:val="24"/>
          <w:highlight w:val="white"/>
        </w:rPr>
        <w:commentReference w:id="306"/>
      </w:r>
      <w:r>
        <w:rPr>
          <w:rFonts w:ascii="Times New Roman" w:eastAsia="Times New Roman" w:hAnsi="Times New Roman" w:cs="Times New Roman"/>
          <w:highlight w:val="white"/>
        </w:rPr>
        <w:t xml:space="preserve">, and it is generally not sensitive to small pick time errors because the measurement is controlled by the best aligning lag between two traces rather than the exact placement of a fixed window at the nominal onset. Its limitations are both methodological and operational. Performance degrades when waveform similarity breaks down due to strong path or site variability, complex </w:t>
      </w:r>
      <w:del w:id="307" w:author="William Wilcock" w:date="2026-08-08T11:03:00Z" w16du:dateUtc="2026-08-08T18:03:00Z">
        <w:r w:rsidDel="004A09DE">
          <w:rPr>
            <w:rFonts w:ascii="Times New Roman" w:eastAsia="Times New Roman" w:hAnsi="Times New Roman" w:cs="Times New Roman"/>
            <w:highlight w:val="white"/>
          </w:rPr>
          <w:delText xml:space="preserve">volcanic </w:delText>
        </w:r>
      </w:del>
      <w:r>
        <w:rPr>
          <w:rFonts w:ascii="Times New Roman" w:eastAsia="Times New Roman" w:hAnsi="Times New Roman" w:cs="Times New Roman"/>
          <w:highlight w:val="white"/>
        </w:rPr>
        <w:t xml:space="preserve">scattering, or sparse seismicity, and the outcome is fundamentally relative so an external reference is needed to determine absolute sign, which typically requires a small set of trusted manual polarities. In addition, building a dense correlation matrix and solving large SVD problems can be computationally expensive, especially when starting from raw continuous data or very large catalogs (Zhang et al., in prep.). </w:t>
      </w:r>
      <w:commentRangeEnd w:id="305"/>
      <w:r w:rsidR="004A09DE">
        <w:rPr>
          <w:rStyle w:val="CommentReference"/>
          <w:rFonts w:ascii="Times New Roman" w:eastAsia="Times New Roman" w:hAnsi="Times New Roman" w:cs="Times New Roman"/>
          <w:sz w:val="24"/>
          <w:szCs w:val="24"/>
          <w:highlight w:val="white"/>
        </w:rPr>
        <w:commentReference w:id="305"/>
      </w:r>
    </w:p>
    <w:p w14:paraId="1E98BBBA" w14:textId="77777777"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In contrast, ML classifiers operate on single traces and can rapidly produce polarity estimates even for events that lack close neighbors, which is attractive for large catalogs and near-real-time applications. However, ML performance depends on how well the training data match the target domain, and it can be more sensitive to pick time uncertainty because a miscentered input window changes the phase content presented to the model unless robustness to time shifts is explicitly learned during training. </w:t>
      </w:r>
      <w:commentRangeStart w:id="308"/>
      <w:r>
        <w:rPr>
          <w:rFonts w:ascii="Times New Roman" w:eastAsia="Times New Roman" w:hAnsi="Times New Roman" w:cs="Times New Roman"/>
          <w:highlight w:val="white"/>
        </w:rPr>
        <w:t>In practice the two approaches reinforce each other, with cross correlation offering high confidence consistency checks and calibration targets, while ML fills coverage gaps where correlation connectivity is weak, together producing a more complete and better validated polarity dataset for focal mechanism analysis.</w:t>
      </w:r>
      <w:commentRangeEnd w:id="308"/>
      <w:r w:rsidR="0040698D">
        <w:rPr>
          <w:rStyle w:val="CommentReference"/>
          <w:rFonts w:ascii="Times New Roman" w:eastAsia="Times New Roman" w:hAnsi="Times New Roman" w:cs="Times New Roman"/>
          <w:sz w:val="24"/>
          <w:szCs w:val="24"/>
          <w:highlight w:val="white"/>
        </w:rPr>
        <w:commentReference w:id="308"/>
      </w:r>
    </w:p>
    <w:p w14:paraId="646692E7" w14:textId="77777777" w:rsidR="00097898" w:rsidRDefault="00000000">
      <w:pPr>
        <w:spacing w:before="300" w:after="300" w:line="276" w:lineRule="auto"/>
        <w:jc w:val="both"/>
        <w:rPr>
          <w:ins w:id="309" w:author="William Wilcock" w:date="2026-08-08T11:15:00Z" w16du:dateUtc="2026-08-08T18:15:00Z"/>
          <w:rFonts w:ascii="Times New Roman" w:eastAsia="Times New Roman" w:hAnsi="Times New Roman" w:cs="Times New Roman"/>
          <w:highlight w:val="white"/>
        </w:rPr>
      </w:pPr>
      <w:r>
        <w:rPr>
          <w:rFonts w:ascii="Times New Roman" w:eastAsia="Times New Roman" w:hAnsi="Times New Roman" w:cs="Times New Roman"/>
          <w:highlight w:val="white"/>
        </w:rPr>
        <w:lastRenderedPageBreak/>
        <w:t>Training from scratch outperforms the transfer-learning model in our case for three related reasons. First, the pretrained model was developed primarily on higher-quality, higher-SNR waveforms  (</w:t>
      </w:r>
      <w:r>
        <w:rPr>
          <w:rFonts w:ascii="Times New Roman" w:eastAsia="Times New Roman" w:hAnsi="Times New Roman" w:cs="Times New Roman"/>
        </w:rPr>
        <w:t>Chakraborty et al., 2022</w:t>
      </w:r>
      <w:r>
        <w:rPr>
          <w:rFonts w:ascii="Times New Roman" w:eastAsia="Times New Roman" w:hAnsi="Times New Roman" w:cs="Times New Roman"/>
          <w:highlight w:val="white"/>
        </w:rPr>
        <w:t xml:space="preserve">), whereas Axial OBS data span a much broader SNR range that includes abundant low-SNR arrivals where polarity performance degrades rapidly (e.g., </w:t>
      </w:r>
      <w:r>
        <w:rPr>
          <w:rFonts w:ascii="Times New Roman" w:eastAsia="Times New Roman" w:hAnsi="Times New Roman" w:cs="Times New Roman"/>
          <w:color w:val="303030"/>
          <w:highlight w:val="white"/>
        </w:rPr>
        <w:t>Chen et al., 2024; Messuti et al., 2023; Ross et al., 2018</w:t>
      </w:r>
      <w:r>
        <w:rPr>
          <w:rFonts w:ascii="Times New Roman" w:eastAsia="Times New Roman" w:hAnsi="Times New Roman" w:cs="Times New Roman"/>
          <w:highlight w:val="white"/>
        </w:rPr>
        <w:t>)</w:t>
      </w:r>
      <w:del w:id="310" w:author="William Wilcock" w:date="2026-08-08T11:10:00Z" w16du:dateUtc="2026-08-08T18:10:00Z">
        <w:r w:rsidDel="0040698D">
          <w:rPr>
            <w:rFonts w:ascii="Times New Roman" w:eastAsia="Times New Roman" w:hAnsi="Times New Roman" w:cs="Times New Roman"/>
            <w:highlight w:val="white"/>
          </w:rPr>
          <w:delText xml:space="preserve"> </w:delText>
        </w:r>
      </w:del>
      <w:r>
        <w:rPr>
          <w:rFonts w:ascii="Times New Roman" w:eastAsia="Times New Roman" w:hAnsi="Times New Roman" w:cs="Times New Roman"/>
          <w:highlight w:val="white"/>
        </w:rPr>
        <w:t xml:space="preserve">. Second, our labeled dataset is large enough to support end-to-end learning, allowing the model to discover OBS-specific filters and noise-robust onset cues without relying on a pretrained representation. Third, our transfer-learning strategy freezes the feature extractor and retrains only a new classifier head. This can adjust the decision boundary for Axial labels, but it cannot fully adapt early and mid-level features to OBS noise and P-onset character, so performance can lag when the domain shift is large. Partial or full fine-tuning may improve adaptation, but it is harder to tune robustly under these conditions because it introduces additional training choices such as which layers to unfreeze and how aggressively to update them (e.g., Kumar et al., 2022; Sabha et al., 2024). Importantly, explicit time-shift augmentation during training substantially improves robustness to arrival-time uncertainty, reducing performance loss when the input window is slightly miscentered. This simple augmentation is therefore a broadly useful deployment tip for OBS settings where automated picks have </w:t>
      </w:r>
      <w:commentRangeStart w:id="311"/>
      <w:r>
        <w:rPr>
          <w:rFonts w:ascii="Times New Roman" w:eastAsia="Times New Roman" w:hAnsi="Times New Roman" w:cs="Times New Roman"/>
          <w:highlight w:val="white"/>
        </w:rPr>
        <w:t>variable</w:t>
      </w:r>
      <w:commentRangeEnd w:id="311"/>
      <w:r w:rsidR="0040698D">
        <w:rPr>
          <w:rStyle w:val="CommentReference"/>
          <w:rFonts w:ascii="Times New Roman" w:eastAsia="Times New Roman" w:hAnsi="Times New Roman" w:cs="Times New Roman"/>
          <w:sz w:val="24"/>
          <w:szCs w:val="24"/>
          <w:highlight w:val="white"/>
        </w:rPr>
        <w:commentReference w:id="311"/>
      </w:r>
      <w:r>
        <w:rPr>
          <w:rFonts w:ascii="Times New Roman" w:eastAsia="Times New Roman" w:hAnsi="Times New Roman" w:cs="Times New Roman"/>
          <w:highlight w:val="white"/>
        </w:rPr>
        <w:t xml:space="preserve"> timing precision.</w:t>
      </w:r>
    </w:p>
    <w:p w14:paraId="3E94D4C1" w14:textId="78F693BB" w:rsidR="0040698D" w:rsidRPr="0040698D" w:rsidRDefault="0040698D">
      <w:pPr>
        <w:spacing w:before="300" w:after="300" w:line="276" w:lineRule="auto"/>
        <w:jc w:val="both"/>
        <w:rPr>
          <w:ins w:id="312" w:author="William Wilcock" w:date="2026-08-08T11:15:00Z" w16du:dateUtc="2026-08-08T18:15:00Z"/>
          <w:rFonts w:ascii="Times New Roman" w:eastAsia="Times New Roman" w:hAnsi="Times New Roman" w:cs="Times New Roman"/>
          <w:highlight w:val="yellow"/>
          <w:rPrChange w:id="313" w:author="William Wilcock" w:date="2026-08-08T11:15:00Z" w16du:dateUtc="2026-08-08T18:15:00Z">
            <w:rPr>
              <w:ins w:id="314" w:author="William Wilcock" w:date="2026-08-08T11:15:00Z" w16du:dateUtc="2026-08-08T18:15:00Z"/>
              <w:rFonts w:ascii="Times New Roman" w:eastAsia="Times New Roman" w:hAnsi="Times New Roman" w:cs="Times New Roman"/>
              <w:highlight w:val="white"/>
            </w:rPr>
          </w:rPrChange>
        </w:rPr>
      </w:pPr>
      <w:ins w:id="315" w:author="William Wilcock" w:date="2026-08-08T11:15:00Z" w16du:dateUtc="2026-08-08T18:15:00Z">
        <w:r w:rsidRPr="0040698D">
          <w:rPr>
            <w:rFonts w:ascii="Times New Roman" w:eastAsia="Times New Roman" w:hAnsi="Times New Roman" w:cs="Times New Roman"/>
            <w:highlight w:val="yellow"/>
            <w:rPrChange w:id="316" w:author="William Wilcock" w:date="2026-08-08T11:15:00Z" w16du:dateUtc="2026-08-08T18:15:00Z">
              <w:rPr>
                <w:rFonts w:ascii="Times New Roman" w:eastAsia="Times New Roman" w:hAnsi="Times New Roman" w:cs="Times New Roman"/>
                <w:highlight w:val="white"/>
              </w:rPr>
            </w:rPrChange>
          </w:rPr>
          <w:t>The above is longwinded and ChatGPT suggested</w:t>
        </w:r>
      </w:ins>
    </w:p>
    <w:p w14:paraId="605805F7" w14:textId="15FDB12B" w:rsidR="0040698D" w:rsidRPr="0040698D" w:rsidRDefault="0040698D">
      <w:pPr>
        <w:spacing w:before="300" w:after="300" w:line="276" w:lineRule="auto"/>
        <w:jc w:val="both"/>
        <w:rPr>
          <w:rFonts w:ascii="Times New Roman" w:eastAsia="Times New Roman" w:hAnsi="Times New Roman" w:cs="Times New Roman"/>
          <w:highlight w:val="yellow"/>
          <w:rPrChange w:id="317" w:author="William Wilcock" w:date="2026-08-08T11:15:00Z" w16du:dateUtc="2026-08-08T18:15:00Z">
            <w:rPr>
              <w:rFonts w:ascii="Times New Roman" w:eastAsia="Times New Roman" w:hAnsi="Times New Roman" w:cs="Times New Roman"/>
              <w:highlight w:val="white"/>
            </w:rPr>
          </w:rPrChange>
        </w:rPr>
      </w:pPr>
      <w:ins w:id="318" w:author="William Wilcock" w:date="2026-08-08T11:15:00Z" w16du:dateUtc="2026-08-08T18:15:00Z">
        <w:r w:rsidRPr="0040698D">
          <w:rPr>
            <w:rFonts w:ascii="Times New Roman" w:eastAsia="Times New Roman" w:hAnsi="Times New Roman" w:cs="Times New Roman"/>
            <w:highlight w:val="yellow"/>
            <w:rPrChange w:id="319" w:author="William Wilcock" w:date="2026-08-08T11:15:00Z" w16du:dateUtc="2026-08-08T18:15:00Z">
              <w:rPr>
                <w:rFonts w:ascii="Times New Roman" w:eastAsia="Times New Roman" w:hAnsi="Times New Roman" w:cs="Times New Roman"/>
                <w:highlight w:val="white"/>
              </w:rPr>
            </w:rPrChange>
          </w:rPr>
          <w:t>“</w:t>
        </w:r>
      </w:ins>
      <w:ins w:id="320" w:author="William Wilcock" w:date="2026-08-08T11:15:00Z">
        <w:r w:rsidRPr="0040698D">
          <w:rPr>
            <w:rFonts w:ascii="Times New Roman" w:eastAsia="Times New Roman" w:hAnsi="Times New Roman" w:cs="Times New Roman"/>
            <w:highlight w:val="yellow"/>
            <w:rPrChange w:id="321" w:author="William Wilcock" w:date="2026-08-08T11:15:00Z" w16du:dateUtc="2026-08-08T18:15:00Z">
              <w:rPr>
                <w:rFonts w:ascii="Times New Roman" w:eastAsia="Times New Roman" w:hAnsi="Times New Roman" w:cs="Times New Roman"/>
                <w:highlight w:val="white"/>
              </w:rPr>
            </w:rPrChange>
          </w:rPr>
          <w:t>Training from scratch outperforms transfer learning in our case for three related reasons. First, the pretrained model was developed primarily on higher-SNR waveforms (Chakraborty et al., 2022), whereas Axial OBS data span a much broader SNR range, including abundant low-SNR arrivals where polarity performance degrades rapidly (e.g., Chen et al., 2024; Messuti et al., 2023; Ross et al., 2018). Second, our labeled dataset is sufficiently large for end-to-end learning, allowing the model to learn OBS-specific, noise-robust features. Third, because our transfer-learning strategy freezes the feature extractor and retrains only the classifier head, it cannot fully adapt to the substantial domain shift in OBS noise and P-onset characteristics. Partial or full fine-tuning may improve adaptation but introduces additional tuning choices (e.g., Kumar et al., 2022; Sabha et al., 2024). Finally, time-shift augmentation substantially improves robustness to arrival-time uncertainty, making it a simple and broadly useful strategy for OBS applications with variable pick timing.</w:t>
        </w:r>
      </w:ins>
      <w:ins w:id="322" w:author="William Wilcock" w:date="2026-08-08T11:15:00Z" w16du:dateUtc="2026-08-08T18:15:00Z">
        <w:r w:rsidRPr="0040698D">
          <w:rPr>
            <w:rFonts w:ascii="Times New Roman" w:eastAsia="Times New Roman" w:hAnsi="Times New Roman" w:cs="Times New Roman"/>
            <w:highlight w:val="yellow"/>
            <w:rPrChange w:id="323" w:author="William Wilcock" w:date="2026-08-08T11:15:00Z" w16du:dateUtc="2026-08-08T18:15:00Z">
              <w:rPr>
                <w:rFonts w:ascii="Times New Roman" w:eastAsia="Times New Roman" w:hAnsi="Times New Roman" w:cs="Times New Roman"/>
                <w:highlight w:val="white"/>
              </w:rPr>
            </w:rPrChange>
          </w:rPr>
          <w:t>”</w:t>
        </w:r>
      </w:ins>
    </w:p>
    <w:p w14:paraId="4E1E9AEF" w14:textId="30E18B79" w:rsidR="00097898" w:rsidRDefault="00000000">
      <w:pPr>
        <w:spacing w:before="300" w:after="30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Because AxialPolCap requires only a single </w:t>
      </w:r>
      <w:ins w:id="324" w:author="William Wilcock" w:date="2026-08-08T11:16:00Z" w16du:dateUtc="2026-08-08T18:16:00Z">
        <w:r w:rsidR="0040698D">
          <w:rPr>
            <w:rFonts w:ascii="Times New Roman" w:eastAsia="Times New Roman" w:hAnsi="Times New Roman" w:cs="Times New Roman"/>
            <w:highlight w:val="white"/>
          </w:rPr>
          <w:t>P-wave</w:t>
        </w:r>
      </w:ins>
      <w:del w:id="325" w:author="William Wilcock" w:date="2026-08-08T11:16:00Z" w16du:dateUtc="2026-08-08T18:16:00Z">
        <w:r w:rsidDel="0040698D">
          <w:rPr>
            <w:rFonts w:ascii="Times New Roman" w:eastAsia="Times New Roman" w:hAnsi="Times New Roman" w:cs="Times New Roman"/>
            <w:highlight w:val="white"/>
          </w:rPr>
          <w:delText>waveform and a P-wave arrival time</w:delText>
        </w:r>
      </w:del>
      <w:r>
        <w:rPr>
          <w:rFonts w:ascii="Times New Roman" w:eastAsia="Times New Roman" w:hAnsi="Times New Roman" w:cs="Times New Roman"/>
          <w:highlight w:val="white"/>
        </w:rPr>
        <w:t xml:space="preserve">, it is well-suited for </w:t>
      </w:r>
      <w:del w:id="326" w:author="William Wilcock" w:date="2026-08-08T11:16:00Z" w16du:dateUtc="2026-08-08T18:16:00Z">
        <w:r w:rsidDel="0040698D">
          <w:rPr>
            <w:rFonts w:ascii="Times New Roman" w:eastAsia="Times New Roman" w:hAnsi="Times New Roman" w:cs="Times New Roman"/>
            <w:highlight w:val="white"/>
          </w:rPr>
          <w:delText xml:space="preserve">real-time or </w:delText>
        </w:r>
      </w:del>
      <w:r>
        <w:rPr>
          <w:rFonts w:ascii="Times New Roman" w:eastAsia="Times New Roman" w:hAnsi="Times New Roman" w:cs="Times New Roman"/>
          <w:highlight w:val="white"/>
        </w:rPr>
        <w:t xml:space="preserve">near-real-time implementation. Unlike cross-correlation workflows that depend on large template libraries and manual oversight, AxialPolCap provides immediate polarity estimates for </w:t>
      </w:r>
      <w:del w:id="327" w:author="William Wilcock" w:date="2026-08-08T11:16:00Z" w16du:dateUtc="2026-08-08T18:16:00Z">
        <w:r w:rsidDel="0040698D">
          <w:rPr>
            <w:rFonts w:ascii="Times New Roman" w:eastAsia="Times New Roman" w:hAnsi="Times New Roman" w:cs="Times New Roman"/>
            <w:highlight w:val="white"/>
          </w:rPr>
          <w:delText>newly detected</w:delText>
        </w:r>
      </w:del>
      <w:ins w:id="328" w:author="William Wilcock" w:date="2026-08-08T11:16:00Z" w16du:dateUtc="2026-08-08T18:16:00Z">
        <w:r w:rsidR="0040698D">
          <w:rPr>
            <w:rFonts w:ascii="Times New Roman" w:eastAsia="Times New Roman" w:hAnsi="Times New Roman" w:cs="Times New Roman"/>
            <w:highlight w:val="white"/>
          </w:rPr>
          <w:t>a new</w:t>
        </w:r>
      </w:ins>
      <w:r>
        <w:rPr>
          <w:rFonts w:ascii="Times New Roman" w:eastAsia="Times New Roman" w:hAnsi="Times New Roman" w:cs="Times New Roman"/>
          <w:highlight w:val="white"/>
        </w:rPr>
        <w:t xml:space="preserve"> earthquakes. The confidence-weighted polarity outputs are also directly compatible with advanced inversion frameworks such as SKHASH (Skoumal et al., 2024), </w:t>
      </w:r>
      <w:commentRangeStart w:id="329"/>
      <w:r>
        <w:rPr>
          <w:rFonts w:ascii="Times New Roman" w:eastAsia="Times New Roman" w:hAnsi="Times New Roman" w:cs="Times New Roman"/>
          <w:highlight w:val="white"/>
        </w:rPr>
        <w:t>where individual polarity weights can be incorporated to better constrain focal-mechanism uncertainty.</w:t>
      </w:r>
      <w:commentRangeEnd w:id="329"/>
      <w:r w:rsidR="00973D72">
        <w:rPr>
          <w:rStyle w:val="CommentReference"/>
          <w:rFonts w:ascii="Times New Roman" w:eastAsia="Times New Roman" w:hAnsi="Times New Roman" w:cs="Times New Roman"/>
          <w:sz w:val="24"/>
          <w:szCs w:val="24"/>
          <w:highlight w:val="white"/>
        </w:rPr>
        <w:commentReference w:id="329"/>
      </w:r>
      <w:r>
        <w:rPr>
          <w:rFonts w:ascii="Times New Roman" w:eastAsia="Times New Roman" w:hAnsi="Times New Roman" w:cs="Times New Roman"/>
          <w:highlight w:val="white"/>
        </w:rPr>
        <w:t xml:space="preserve"> </w:t>
      </w:r>
    </w:p>
    <w:p w14:paraId="072A95B3" w14:textId="77777777" w:rsidR="00097898" w:rsidRDefault="00000000">
      <w:pPr>
        <w:spacing w:before="300" w:after="300" w:line="276" w:lineRule="auto"/>
        <w:jc w:val="both"/>
        <w:rPr>
          <w:ins w:id="330" w:author="William Wilcock" w:date="2026-08-08T11:33:00Z" w16du:dateUtc="2026-08-08T18:33:00Z"/>
          <w:rFonts w:ascii="Times New Roman" w:eastAsia="Times New Roman" w:hAnsi="Times New Roman" w:cs="Times New Roman"/>
          <w:highlight w:val="white"/>
        </w:rPr>
      </w:pPr>
      <w:commentRangeStart w:id="331"/>
      <w:r>
        <w:rPr>
          <w:rFonts w:ascii="Times New Roman" w:eastAsia="Times New Roman" w:hAnsi="Times New Roman" w:cs="Times New Roman"/>
          <w:highlight w:val="white"/>
        </w:rPr>
        <w:t xml:space="preserve">Overall, AxialPolCap represents the first operational deep learning framework for automated P-wave first-motion polarity classification that has been validated in a submarine volcanic </w:t>
      </w:r>
      <w:r>
        <w:rPr>
          <w:rFonts w:ascii="Times New Roman" w:eastAsia="Times New Roman" w:hAnsi="Times New Roman" w:cs="Times New Roman"/>
          <w:highlight w:val="white"/>
        </w:rPr>
        <w:lastRenderedPageBreak/>
        <w:t>environment. By requiring only a single waveform and a P arrival time, the method enables near-real-time polarity estimates and confidence weighting that can feed directly into focal mechanism pipelines such as SKHASH, supporting continuous updates rather than episodic catalog builds. Although accurate arrivals remain important and applying the model to other regions will require adaptation to local noise, instrument response, and network geometry, the workflow demonstrated here provides a practical template for extending deep learning polarity tools to other ocean bottom networks and cabled seafloor observatories worldwide. This establishes a scalable path toward routine focal mechanism monitoring of active submarine volcanoes, improving our ability to track evolving stress, fault activation, and magma transport through time.</w:t>
      </w:r>
      <w:commentRangeEnd w:id="331"/>
      <w:r w:rsidR="005A788F">
        <w:rPr>
          <w:rStyle w:val="CommentReference"/>
          <w:rFonts w:ascii="Times New Roman" w:eastAsia="Times New Roman" w:hAnsi="Times New Roman" w:cs="Times New Roman"/>
          <w:sz w:val="24"/>
          <w:szCs w:val="24"/>
          <w:highlight w:val="white"/>
        </w:rPr>
        <w:commentReference w:id="331"/>
      </w:r>
    </w:p>
    <w:p w14:paraId="38518E0F" w14:textId="5B74138D" w:rsidR="005A788F" w:rsidRPr="005A788F" w:rsidRDefault="005A788F">
      <w:pPr>
        <w:spacing w:before="300" w:after="300" w:line="276" w:lineRule="auto"/>
        <w:jc w:val="both"/>
        <w:rPr>
          <w:ins w:id="332" w:author="William Wilcock" w:date="2026-08-08T11:35:00Z" w16du:dateUtc="2026-08-08T18:35:00Z"/>
          <w:rFonts w:ascii="Times New Roman" w:eastAsia="Times New Roman" w:hAnsi="Times New Roman" w:cs="Times New Roman"/>
          <w:highlight w:val="yellow"/>
          <w:rPrChange w:id="333" w:author="William Wilcock" w:date="2026-08-08T11:35:00Z" w16du:dateUtc="2026-08-08T18:35:00Z">
            <w:rPr>
              <w:ins w:id="334" w:author="William Wilcock" w:date="2026-08-08T11:35:00Z" w16du:dateUtc="2026-08-08T18:35:00Z"/>
              <w:rFonts w:ascii="Times New Roman" w:eastAsia="Times New Roman" w:hAnsi="Times New Roman" w:cs="Times New Roman"/>
              <w:highlight w:val="white"/>
            </w:rPr>
          </w:rPrChange>
        </w:rPr>
      </w:pPr>
      <w:ins w:id="335" w:author="William Wilcock" w:date="2026-08-08T11:33:00Z" w16du:dateUtc="2026-08-08T18:33:00Z">
        <w:r w:rsidRPr="005A788F">
          <w:rPr>
            <w:rFonts w:ascii="Times New Roman" w:eastAsia="Times New Roman" w:hAnsi="Times New Roman" w:cs="Times New Roman"/>
            <w:highlight w:val="yellow"/>
            <w:rPrChange w:id="336" w:author="William Wilcock" w:date="2026-08-08T11:35:00Z" w16du:dateUtc="2026-08-08T18:35:00Z">
              <w:rPr>
                <w:rFonts w:ascii="Times New Roman" w:eastAsia="Times New Roman" w:hAnsi="Times New Roman" w:cs="Times New Roman"/>
                <w:highlight w:val="white"/>
              </w:rPr>
            </w:rPrChange>
          </w:rPr>
          <w:t>CHATGPT response to please shorten by removing repetition and fluff and reorganizing</w:t>
        </w:r>
      </w:ins>
      <w:ins w:id="337" w:author="William Wilcock" w:date="2026-08-08T11:34:00Z" w16du:dateUtc="2026-08-08T18:34:00Z">
        <w:r w:rsidRPr="005A788F">
          <w:rPr>
            <w:rFonts w:ascii="Times New Roman" w:eastAsia="Times New Roman" w:hAnsi="Times New Roman" w:cs="Times New Roman"/>
            <w:highlight w:val="yellow"/>
            <w:rPrChange w:id="338" w:author="William Wilcock" w:date="2026-08-08T11:35:00Z" w16du:dateUtc="2026-08-08T18:35:00Z">
              <w:rPr>
                <w:rFonts w:ascii="Times New Roman" w:eastAsia="Times New Roman" w:hAnsi="Times New Roman" w:cs="Times New Roman"/>
                <w:highlight w:val="white"/>
              </w:rPr>
            </w:rPrChange>
          </w:rPr>
          <w:t>.  Not saying this better but these tools can help you to be concise.</w:t>
        </w:r>
      </w:ins>
    </w:p>
    <w:p w14:paraId="7D7FFD23" w14:textId="77777777" w:rsidR="005A788F" w:rsidRPr="005A788F" w:rsidRDefault="005A788F" w:rsidP="005A788F">
      <w:pPr>
        <w:spacing w:before="300" w:after="300" w:line="276" w:lineRule="auto"/>
        <w:jc w:val="both"/>
        <w:rPr>
          <w:ins w:id="339" w:author="William Wilcock" w:date="2026-08-08T11:35:00Z" w16du:dateUtc="2026-08-08T18:35:00Z"/>
          <w:rFonts w:ascii="Times New Roman" w:eastAsia="Times New Roman" w:hAnsi="Times New Roman" w:cs="Times New Roman"/>
          <w:highlight w:val="yellow"/>
          <w:rPrChange w:id="340" w:author="William Wilcock" w:date="2026-08-08T11:35:00Z" w16du:dateUtc="2026-08-08T18:35:00Z">
            <w:rPr>
              <w:ins w:id="341" w:author="William Wilcock" w:date="2026-08-08T11:35:00Z" w16du:dateUtc="2026-08-08T18:35:00Z"/>
              <w:rFonts w:ascii="Times New Roman" w:eastAsia="Times New Roman" w:hAnsi="Times New Roman" w:cs="Times New Roman"/>
            </w:rPr>
          </w:rPrChange>
        </w:rPr>
      </w:pPr>
      <w:ins w:id="342" w:author="William Wilcock" w:date="2026-08-08T11:35:00Z" w16du:dateUtc="2026-08-08T18:35:00Z">
        <w:r w:rsidRPr="005A788F">
          <w:rPr>
            <w:rFonts w:ascii="Times New Roman" w:eastAsia="Times New Roman" w:hAnsi="Times New Roman" w:cs="Times New Roman"/>
            <w:highlight w:val="yellow"/>
            <w:rPrChange w:id="343" w:author="William Wilcock" w:date="2026-08-08T11:35:00Z" w16du:dateUtc="2026-08-08T18:35:00Z">
              <w:rPr>
                <w:rFonts w:ascii="Times New Roman" w:eastAsia="Times New Roman" w:hAnsi="Times New Roman" w:cs="Times New Roman"/>
              </w:rPr>
            </w:rPrChange>
          </w:rPr>
          <w:t>We developed and validated AxialPolCap, the first deep-learning framework, to our knowledge, for automated P-wave first-motion polarity classification in a submarine environment. Applied to the Axial Seamount OBS network, it demonstrates that continental deep-learning (DL) polarity models have limited generalization to marine OBS data without domain-specific adaptation. We also systematically compare cross-correlation–derived and machine-learning (ML) polarity catalogs spanning the 2015–2021 eruption cycle. Together, these results establish a scalable approach for expanding polarity coverage and supporting focal-mechanism monitoring of submarine volcanic systems.</w:t>
        </w:r>
      </w:ins>
    </w:p>
    <w:p w14:paraId="321F10C4" w14:textId="77777777" w:rsidR="005A788F" w:rsidRPr="005A788F" w:rsidRDefault="005A788F" w:rsidP="005A788F">
      <w:pPr>
        <w:spacing w:before="300" w:after="300" w:line="276" w:lineRule="auto"/>
        <w:jc w:val="both"/>
        <w:rPr>
          <w:ins w:id="344" w:author="William Wilcock" w:date="2026-08-08T11:35:00Z" w16du:dateUtc="2026-08-08T18:35:00Z"/>
          <w:rFonts w:ascii="Times New Roman" w:eastAsia="Times New Roman" w:hAnsi="Times New Roman" w:cs="Times New Roman"/>
          <w:highlight w:val="yellow"/>
          <w:rPrChange w:id="345" w:author="William Wilcock" w:date="2026-08-08T11:35:00Z" w16du:dateUtc="2026-08-08T18:35:00Z">
            <w:rPr>
              <w:ins w:id="346" w:author="William Wilcock" w:date="2026-08-08T11:35:00Z" w16du:dateUtc="2026-08-08T18:35:00Z"/>
              <w:rFonts w:ascii="Times New Roman" w:eastAsia="Times New Roman" w:hAnsi="Times New Roman" w:cs="Times New Roman"/>
            </w:rPr>
          </w:rPrChange>
        </w:rPr>
      </w:pPr>
    </w:p>
    <w:p w14:paraId="6CD2FC01" w14:textId="77777777" w:rsidR="005A788F" w:rsidRPr="005A788F" w:rsidRDefault="005A788F" w:rsidP="005A788F">
      <w:pPr>
        <w:spacing w:before="300" w:after="300" w:line="276" w:lineRule="auto"/>
        <w:jc w:val="both"/>
        <w:rPr>
          <w:ins w:id="347" w:author="William Wilcock" w:date="2026-08-08T11:35:00Z" w16du:dateUtc="2026-08-08T18:35:00Z"/>
          <w:rFonts w:ascii="Times New Roman" w:eastAsia="Times New Roman" w:hAnsi="Times New Roman" w:cs="Times New Roman"/>
          <w:highlight w:val="yellow"/>
          <w:rPrChange w:id="348" w:author="William Wilcock" w:date="2026-08-08T11:35:00Z" w16du:dateUtc="2026-08-08T18:35:00Z">
            <w:rPr>
              <w:ins w:id="349" w:author="William Wilcock" w:date="2026-08-08T11:35:00Z" w16du:dateUtc="2026-08-08T18:35:00Z"/>
              <w:rFonts w:ascii="Times New Roman" w:eastAsia="Times New Roman" w:hAnsi="Times New Roman" w:cs="Times New Roman"/>
            </w:rPr>
          </w:rPrChange>
        </w:rPr>
      </w:pPr>
      <w:ins w:id="350" w:author="William Wilcock" w:date="2026-08-08T11:35:00Z" w16du:dateUtc="2026-08-08T18:35:00Z">
        <w:r w:rsidRPr="005A788F">
          <w:rPr>
            <w:rFonts w:ascii="Times New Roman" w:eastAsia="Times New Roman" w:hAnsi="Times New Roman" w:cs="Times New Roman"/>
            <w:highlight w:val="yellow"/>
            <w:rPrChange w:id="351" w:author="William Wilcock" w:date="2026-08-08T11:35:00Z" w16du:dateUtc="2026-08-08T18:35:00Z">
              <w:rPr>
                <w:rFonts w:ascii="Times New Roman" w:eastAsia="Times New Roman" w:hAnsi="Times New Roman" w:cs="Times New Roman"/>
              </w:rPr>
            </w:rPrChange>
          </w:rPr>
          <w:t>Existing DL polarity models perform approximately 10–20% worse at Axial Seamount than in their original applications, indicating substantial out-of-domain degradation. Two factors likely contribute. First, most Axial earthquakes are small and frequently have low signal-to-noise ratios (SNR) amid strong ocean-generated noise from currents and surface-wave energy. DL polarity accuracy declines rapidly at low SNR, particularly below ~10 dB (Chakraborty et al., 2022), while many models are trained primarily on larger, higher-SNR earthquakes. Second, models such as DiTingMotion and EQpolarity were developed largely from land-based networks and may therefore learn features associated with land-station responses, propagation paths, and tectonic settings. Without OBS-specific adaptation, they are not exposed to the distinctive noise and propagation characteristics of underwater environments (Chen et al., 2024).</w:t>
        </w:r>
      </w:ins>
    </w:p>
    <w:p w14:paraId="751A932B" w14:textId="77777777" w:rsidR="005A788F" w:rsidRPr="005A788F" w:rsidRDefault="005A788F" w:rsidP="005A788F">
      <w:pPr>
        <w:spacing w:before="300" w:after="300" w:line="276" w:lineRule="auto"/>
        <w:jc w:val="both"/>
        <w:rPr>
          <w:ins w:id="352" w:author="William Wilcock" w:date="2026-08-08T11:35:00Z" w16du:dateUtc="2026-08-08T18:35:00Z"/>
          <w:rFonts w:ascii="Times New Roman" w:eastAsia="Times New Roman" w:hAnsi="Times New Roman" w:cs="Times New Roman"/>
          <w:highlight w:val="yellow"/>
          <w:rPrChange w:id="353" w:author="William Wilcock" w:date="2026-08-08T11:35:00Z" w16du:dateUtc="2026-08-08T18:35:00Z">
            <w:rPr>
              <w:ins w:id="354" w:author="William Wilcock" w:date="2026-08-08T11:35:00Z" w16du:dateUtc="2026-08-08T18:35:00Z"/>
              <w:rFonts w:ascii="Times New Roman" w:eastAsia="Times New Roman" w:hAnsi="Times New Roman" w:cs="Times New Roman"/>
            </w:rPr>
          </w:rPrChange>
        </w:rPr>
      </w:pPr>
    </w:p>
    <w:p w14:paraId="178CCC8A" w14:textId="77777777" w:rsidR="005A788F" w:rsidRPr="005A788F" w:rsidRDefault="005A788F" w:rsidP="005A788F">
      <w:pPr>
        <w:spacing w:before="300" w:after="300" w:line="276" w:lineRule="auto"/>
        <w:jc w:val="both"/>
        <w:rPr>
          <w:ins w:id="355" w:author="William Wilcock" w:date="2026-08-08T11:35:00Z" w16du:dateUtc="2026-08-08T18:35:00Z"/>
          <w:rFonts w:ascii="Times New Roman" w:eastAsia="Times New Roman" w:hAnsi="Times New Roman" w:cs="Times New Roman"/>
          <w:highlight w:val="yellow"/>
          <w:rPrChange w:id="356" w:author="William Wilcock" w:date="2026-08-08T11:35:00Z" w16du:dateUtc="2026-08-08T18:35:00Z">
            <w:rPr>
              <w:ins w:id="357" w:author="William Wilcock" w:date="2026-08-08T11:35:00Z" w16du:dateUtc="2026-08-08T18:35:00Z"/>
              <w:rFonts w:ascii="Times New Roman" w:eastAsia="Times New Roman" w:hAnsi="Times New Roman" w:cs="Times New Roman"/>
            </w:rPr>
          </w:rPrChange>
        </w:rPr>
      </w:pPr>
      <w:ins w:id="358" w:author="William Wilcock" w:date="2026-08-08T11:35:00Z" w16du:dateUtc="2026-08-08T18:35:00Z">
        <w:r w:rsidRPr="005A788F">
          <w:rPr>
            <w:rFonts w:ascii="Times New Roman" w:eastAsia="Times New Roman" w:hAnsi="Times New Roman" w:cs="Times New Roman"/>
            <w:highlight w:val="yellow"/>
            <w:rPrChange w:id="359" w:author="William Wilcock" w:date="2026-08-08T11:35:00Z" w16du:dateUtc="2026-08-08T18:35:00Z">
              <w:rPr>
                <w:rFonts w:ascii="Times New Roman" w:eastAsia="Times New Roman" w:hAnsi="Times New Roman" w:cs="Times New Roman"/>
              </w:rPr>
            </w:rPrChange>
          </w:rPr>
          <w:t xml:space="preserve">Training AxialPolCap from scratch outperformed our transfer-learning approach. The pretrained model was developed primarily using higher-SNR waveforms, whereas our Axial dataset spans a much broader SNR range. Our labeled dataset was also sufficiently large to support end-to-end learning of OBS-specific noise and P-wave features. In contrast, our transfer-learning strategy </w:t>
        </w:r>
        <w:r w:rsidRPr="005A788F">
          <w:rPr>
            <w:rFonts w:ascii="Times New Roman" w:eastAsia="Times New Roman" w:hAnsi="Times New Roman" w:cs="Times New Roman"/>
            <w:highlight w:val="yellow"/>
            <w:rPrChange w:id="360" w:author="William Wilcock" w:date="2026-08-08T11:35:00Z" w16du:dateUtc="2026-08-08T18:35:00Z">
              <w:rPr>
                <w:rFonts w:ascii="Times New Roman" w:eastAsia="Times New Roman" w:hAnsi="Times New Roman" w:cs="Times New Roman"/>
              </w:rPr>
            </w:rPrChange>
          </w:rPr>
          <w:lastRenderedPageBreak/>
          <w:t>froze the feature extractor and retrained only the classifier head, limiting adaptation to the marine environment. Partial or full fine-tuning may improve performance but introduces additional training choices (Kumar et al., 2022; Sabha et al., 2024). Explicit time-shift augmentation substantially improved robustness to arrival-time uncertainty, providing a simple strategy for OBS applications with variable pick precision.</w:t>
        </w:r>
      </w:ins>
    </w:p>
    <w:p w14:paraId="0F8F7D9D" w14:textId="77777777" w:rsidR="005A788F" w:rsidRPr="005A788F" w:rsidRDefault="005A788F" w:rsidP="005A788F">
      <w:pPr>
        <w:spacing w:before="300" w:after="300" w:line="276" w:lineRule="auto"/>
        <w:jc w:val="both"/>
        <w:rPr>
          <w:ins w:id="361" w:author="William Wilcock" w:date="2026-08-08T11:35:00Z" w16du:dateUtc="2026-08-08T18:35:00Z"/>
          <w:rFonts w:ascii="Times New Roman" w:eastAsia="Times New Roman" w:hAnsi="Times New Roman" w:cs="Times New Roman"/>
          <w:highlight w:val="yellow"/>
          <w:rPrChange w:id="362" w:author="William Wilcock" w:date="2026-08-08T11:35:00Z" w16du:dateUtc="2026-08-08T18:35:00Z">
            <w:rPr>
              <w:ins w:id="363" w:author="William Wilcock" w:date="2026-08-08T11:35:00Z" w16du:dateUtc="2026-08-08T18:35:00Z"/>
              <w:rFonts w:ascii="Times New Roman" w:eastAsia="Times New Roman" w:hAnsi="Times New Roman" w:cs="Times New Roman"/>
            </w:rPr>
          </w:rPrChange>
        </w:rPr>
      </w:pPr>
    </w:p>
    <w:p w14:paraId="0ED29B59" w14:textId="77777777" w:rsidR="005A788F" w:rsidRPr="005A788F" w:rsidRDefault="005A788F" w:rsidP="005A788F">
      <w:pPr>
        <w:spacing w:before="300" w:after="300" w:line="276" w:lineRule="auto"/>
        <w:jc w:val="both"/>
        <w:rPr>
          <w:ins w:id="364" w:author="William Wilcock" w:date="2026-08-08T11:35:00Z" w16du:dateUtc="2026-08-08T18:35:00Z"/>
          <w:rFonts w:ascii="Times New Roman" w:eastAsia="Times New Roman" w:hAnsi="Times New Roman" w:cs="Times New Roman"/>
          <w:highlight w:val="yellow"/>
          <w:rPrChange w:id="365" w:author="William Wilcock" w:date="2026-08-08T11:35:00Z" w16du:dateUtc="2026-08-08T18:35:00Z">
            <w:rPr>
              <w:ins w:id="366" w:author="William Wilcock" w:date="2026-08-08T11:35:00Z" w16du:dateUtc="2026-08-08T18:35:00Z"/>
              <w:rFonts w:ascii="Times New Roman" w:eastAsia="Times New Roman" w:hAnsi="Times New Roman" w:cs="Times New Roman"/>
            </w:rPr>
          </w:rPrChange>
        </w:rPr>
      </w:pPr>
      <w:ins w:id="367" w:author="William Wilcock" w:date="2026-08-08T11:35:00Z" w16du:dateUtc="2026-08-08T18:35:00Z">
        <w:r w:rsidRPr="005A788F">
          <w:rPr>
            <w:rFonts w:ascii="Times New Roman" w:eastAsia="Times New Roman" w:hAnsi="Times New Roman" w:cs="Times New Roman"/>
            <w:highlight w:val="yellow"/>
            <w:rPrChange w:id="368" w:author="William Wilcock" w:date="2026-08-08T11:35:00Z" w16du:dateUtc="2026-08-08T18:35:00Z">
              <w:rPr>
                <w:rFonts w:ascii="Times New Roman" w:eastAsia="Times New Roman" w:hAnsi="Times New Roman" w:cs="Times New Roman"/>
              </w:rPr>
            </w:rPrChange>
          </w:rPr>
          <w:t>AxialPolCap substantially expands polarity coverage, particularly for lower-magnitude earthquakes, improving focal-mechanism constraints on faulting associated with caldera-wall deformation and magmatic processes. The median Kagan angle of 13° between AxialPolCap and cross-correlation mechanisms indicates close agreement and is comparable to differences between independent microearthquake focal-mechanism catalogs (e.g., Hardebeck &amp; Shearer, 2002). Disagreements occur primarily at low SNR and near nodal-plane geometries, where polarity is inherently ambiguous. AxialPolCap generally assigns low-confidence probabilities in these cases, suggesting that disagreement reflects physical uncertainty rather than systematic model bias. A confidence threshold of ≥0.8 and entropy ≤0.2 removes the most ambiguous predictions while retaining sufficient polarity coverage for focal-mechanism inversion.</w:t>
        </w:r>
      </w:ins>
    </w:p>
    <w:p w14:paraId="409E585C" w14:textId="77777777" w:rsidR="005A788F" w:rsidRPr="005A788F" w:rsidRDefault="005A788F" w:rsidP="005A788F">
      <w:pPr>
        <w:spacing w:before="300" w:after="300" w:line="276" w:lineRule="auto"/>
        <w:jc w:val="both"/>
        <w:rPr>
          <w:ins w:id="369" w:author="William Wilcock" w:date="2026-08-08T11:35:00Z" w16du:dateUtc="2026-08-08T18:35:00Z"/>
          <w:rFonts w:ascii="Times New Roman" w:eastAsia="Times New Roman" w:hAnsi="Times New Roman" w:cs="Times New Roman"/>
          <w:highlight w:val="yellow"/>
          <w:rPrChange w:id="370" w:author="William Wilcock" w:date="2026-08-08T11:35:00Z" w16du:dateUtc="2026-08-08T18:35:00Z">
            <w:rPr>
              <w:ins w:id="371" w:author="William Wilcock" w:date="2026-08-08T11:35:00Z" w16du:dateUtc="2026-08-08T18:35:00Z"/>
              <w:rFonts w:ascii="Times New Roman" w:eastAsia="Times New Roman" w:hAnsi="Times New Roman" w:cs="Times New Roman"/>
            </w:rPr>
          </w:rPrChange>
        </w:rPr>
      </w:pPr>
    </w:p>
    <w:p w14:paraId="15B08FA6" w14:textId="77777777" w:rsidR="005A788F" w:rsidRPr="005A788F" w:rsidRDefault="005A788F" w:rsidP="005A788F">
      <w:pPr>
        <w:spacing w:before="300" w:after="300" w:line="276" w:lineRule="auto"/>
        <w:jc w:val="both"/>
        <w:rPr>
          <w:ins w:id="372" w:author="William Wilcock" w:date="2026-08-08T11:35:00Z" w16du:dateUtc="2026-08-08T18:35:00Z"/>
          <w:rFonts w:ascii="Times New Roman" w:eastAsia="Times New Roman" w:hAnsi="Times New Roman" w:cs="Times New Roman"/>
          <w:highlight w:val="yellow"/>
          <w:rPrChange w:id="373" w:author="William Wilcock" w:date="2026-08-08T11:35:00Z" w16du:dateUtc="2026-08-08T18:35:00Z">
            <w:rPr>
              <w:ins w:id="374" w:author="William Wilcock" w:date="2026-08-08T11:35:00Z" w16du:dateUtc="2026-08-08T18:35:00Z"/>
              <w:rFonts w:ascii="Times New Roman" w:eastAsia="Times New Roman" w:hAnsi="Times New Roman" w:cs="Times New Roman"/>
            </w:rPr>
          </w:rPrChange>
        </w:rPr>
      </w:pPr>
      <w:ins w:id="375" w:author="William Wilcock" w:date="2026-08-08T11:35:00Z" w16du:dateUtc="2026-08-08T18:35:00Z">
        <w:r w:rsidRPr="005A788F">
          <w:rPr>
            <w:rFonts w:ascii="Times New Roman" w:eastAsia="Times New Roman" w:hAnsi="Times New Roman" w:cs="Times New Roman"/>
            <w:highlight w:val="yellow"/>
            <w:rPrChange w:id="376" w:author="William Wilcock" w:date="2026-08-08T11:35:00Z" w16du:dateUtc="2026-08-08T18:35:00Z">
              <w:rPr>
                <w:rFonts w:ascii="Times New Roman" w:eastAsia="Times New Roman" w:hAnsi="Times New Roman" w:cs="Times New Roman"/>
              </w:rPr>
            </w:rPrChange>
          </w:rPr>
          <w:t>Cross-correlation and ML provide complementary approaches to polarity determination. Cross correlation is most effective for clustered earthquakes with highly repeatable waveforms and provides useful quality control through correlation strength and network consistency (Shelly et al., 2016). However, performance decreases with path or site variability, complex volcanic scattering, and sparse seismicity. It also provides relative rather than absolute polarity and requires trusted reference polarities. Large correlation matrices and singular-value-decomposition calculations can become computationally expensive for large catalogs (Zhang et al., in prep.). In contrast, AxialPolCap operates on individual waveforms and can estimate polarity for isolated events, making it attractive for large catalogs and near-real-time applications. Its performance depends on domain-representative training data and can be sensitive to pick-time errors unless time-shift robustness is incorporated. Thus, cross correlation provides high-confidence consistency checks and calibration targets, while ML fills coverage gaps where correlation connectivity is weak.</w:t>
        </w:r>
      </w:ins>
    </w:p>
    <w:p w14:paraId="31839F0F" w14:textId="77777777" w:rsidR="005A788F" w:rsidRPr="005A788F" w:rsidRDefault="005A788F" w:rsidP="005A788F">
      <w:pPr>
        <w:spacing w:before="300" w:after="300" w:line="276" w:lineRule="auto"/>
        <w:jc w:val="both"/>
        <w:rPr>
          <w:ins w:id="377" w:author="William Wilcock" w:date="2026-08-08T11:35:00Z" w16du:dateUtc="2026-08-08T18:35:00Z"/>
          <w:rFonts w:ascii="Times New Roman" w:eastAsia="Times New Roman" w:hAnsi="Times New Roman" w:cs="Times New Roman"/>
          <w:highlight w:val="yellow"/>
          <w:rPrChange w:id="378" w:author="William Wilcock" w:date="2026-08-08T11:35:00Z" w16du:dateUtc="2026-08-08T18:35:00Z">
            <w:rPr>
              <w:ins w:id="379" w:author="William Wilcock" w:date="2026-08-08T11:35:00Z" w16du:dateUtc="2026-08-08T18:35:00Z"/>
              <w:rFonts w:ascii="Times New Roman" w:eastAsia="Times New Roman" w:hAnsi="Times New Roman" w:cs="Times New Roman"/>
            </w:rPr>
          </w:rPrChange>
        </w:rPr>
      </w:pPr>
    </w:p>
    <w:p w14:paraId="3455FC0F" w14:textId="2179CE6E" w:rsidR="005A788F" w:rsidRPr="005A788F" w:rsidRDefault="005A788F" w:rsidP="005A788F">
      <w:pPr>
        <w:spacing w:before="300" w:after="300" w:line="276" w:lineRule="auto"/>
        <w:jc w:val="both"/>
        <w:rPr>
          <w:ins w:id="380" w:author="William Wilcock" w:date="2026-08-08T11:33:00Z" w16du:dateUtc="2026-08-08T18:33:00Z"/>
          <w:rFonts w:ascii="Times New Roman" w:eastAsia="Times New Roman" w:hAnsi="Times New Roman" w:cs="Times New Roman"/>
          <w:highlight w:val="yellow"/>
          <w:rPrChange w:id="381" w:author="William Wilcock" w:date="2026-08-08T11:35:00Z" w16du:dateUtc="2026-08-08T18:35:00Z">
            <w:rPr>
              <w:ins w:id="382" w:author="William Wilcock" w:date="2026-08-08T11:33:00Z" w16du:dateUtc="2026-08-08T18:33:00Z"/>
              <w:rFonts w:ascii="Times New Roman" w:eastAsia="Times New Roman" w:hAnsi="Times New Roman" w:cs="Times New Roman"/>
              <w:highlight w:val="white"/>
            </w:rPr>
          </w:rPrChange>
        </w:rPr>
      </w:pPr>
      <w:ins w:id="383" w:author="William Wilcock" w:date="2026-08-08T11:35:00Z" w16du:dateUtc="2026-08-08T18:35:00Z">
        <w:r w:rsidRPr="005A788F">
          <w:rPr>
            <w:rFonts w:ascii="Times New Roman" w:eastAsia="Times New Roman" w:hAnsi="Times New Roman" w:cs="Times New Roman"/>
            <w:highlight w:val="yellow"/>
            <w:rPrChange w:id="384" w:author="William Wilcock" w:date="2026-08-08T11:35:00Z" w16du:dateUtc="2026-08-08T18:35:00Z">
              <w:rPr>
                <w:rFonts w:ascii="Times New Roman" w:eastAsia="Times New Roman" w:hAnsi="Times New Roman" w:cs="Times New Roman"/>
              </w:rPr>
            </w:rPrChange>
          </w:rPr>
          <w:t xml:space="preserve">Because AxialPolCap requires only a single waveform and P-wave arrival time, its polarity estimates can be generated rapidly and incorporated directly into focal-mechanism inversion frameworks such as SKHASH (Skoumal et al., 2024), including confidence-based weighting. Although accurate P-wave arrivals remain important, the workflow provides a practical template for applying DL polarity classification to other OBS networks and cabled seafloor observatories. </w:t>
        </w:r>
        <w:r w:rsidRPr="005A788F">
          <w:rPr>
            <w:rFonts w:ascii="Times New Roman" w:eastAsia="Times New Roman" w:hAnsi="Times New Roman" w:cs="Times New Roman"/>
            <w:highlight w:val="yellow"/>
            <w:rPrChange w:id="385" w:author="William Wilcock" w:date="2026-08-08T11:35:00Z" w16du:dateUtc="2026-08-08T18:35:00Z">
              <w:rPr>
                <w:rFonts w:ascii="Times New Roman" w:eastAsia="Times New Roman" w:hAnsi="Times New Roman" w:cs="Times New Roman"/>
              </w:rPr>
            </w:rPrChange>
          </w:rPr>
          <w:lastRenderedPageBreak/>
          <w:t>Application to new regions will require adaptation to local noise, instrument response, propagation effects, and network geometry. AxialPolCap therefore provides a scalable pathway toward routine focal-mechanism monitoring of submarine volcanoes and more continuous tracking of fault activation, stress changes, and magma-related processes.</w:t>
        </w:r>
      </w:ins>
    </w:p>
    <w:p w14:paraId="7DDED1BE" w14:textId="77777777" w:rsidR="005A788F" w:rsidRDefault="005A788F">
      <w:pPr>
        <w:spacing w:before="300" w:after="300" w:line="276" w:lineRule="auto"/>
        <w:jc w:val="both"/>
        <w:rPr>
          <w:ins w:id="386" w:author="William Wilcock" w:date="2026-08-08T11:33:00Z" w16du:dateUtc="2026-08-08T18:33:00Z"/>
          <w:rFonts w:ascii="Times New Roman" w:eastAsia="Times New Roman" w:hAnsi="Times New Roman" w:cs="Times New Roman"/>
          <w:highlight w:val="white"/>
        </w:rPr>
      </w:pPr>
    </w:p>
    <w:p w14:paraId="7FBCD78A" w14:textId="77777777" w:rsidR="005A788F" w:rsidRDefault="005A788F">
      <w:pPr>
        <w:spacing w:before="300" w:after="300" w:line="276" w:lineRule="auto"/>
        <w:jc w:val="both"/>
        <w:rPr>
          <w:rFonts w:ascii="Times New Roman" w:eastAsia="Times New Roman" w:hAnsi="Times New Roman" w:cs="Times New Roman"/>
          <w:highlight w:val="white"/>
        </w:rPr>
      </w:pPr>
    </w:p>
    <w:p w14:paraId="07BDA376" w14:textId="77777777" w:rsidR="0009789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 xml:space="preserve">6 Data Availability Statement  </w:t>
      </w:r>
    </w:p>
    <w:p w14:paraId="11349886" w14:textId="1BE4A7EF" w:rsidR="0009789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highlight w:val="white"/>
        </w:rPr>
      </w:pPr>
      <w:commentRangeStart w:id="387"/>
      <w:r>
        <w:rPr>
          <w:rFonts w:ascii="Times New Roman" w:eastAsia="Times New Roman" w:hAnsi="Times New Roman" w:cs="Times New Roman"/>
          <w:highlight w:val="white"/>
        </w:rPr>
        <w:t>The seismic data used in this study are publicly available through the Ocean Observatories Initiative (OOI) Data Portal (</w:t>
      </w:r>
      <w:hyperlink r:id="rId29">
        <w:r w:rsidR="00097898">
          <w:rPr>
            <w:rFonts w:ascii="Times New Roman" w:eastAsia="Times New Roman" w:hAnsi="Times New Roman" w:cs="Times New Roman"/>
            <w:color w:val="467886"/>
            <w:highlight w:val="white"/>
            <w:u w:val="single"/>
          </w:rPr>
          <w:t>https://oceanobservatories.org/cabled-array-seismometer-data/</w:t>
        </w:r>
      </w:hyperlink>
      <w:r>
        <w:rPr>
          <w:rFonts w:ascii="Times New Roman" w:eastAsia="Times New Roman" w:hAnsi="Times New Roman" w:cs="Times New Roman"/>
          <w:highlight w:val="white"/>
        </w:rPr>
        <w:t xml:space="preserve">), which provides access to real-time and archived waveforms from the Regional Cabled Array (RCA) at Axial Seamount. </w:t>
      </w:r>
      <w:commentRangeEnd w:id="387"/>
      <w:r w:rsidR="00013911">
        <w:rPr>
          <w:rStyle w:val="CommentReference"/>
          <w:rFonts w:ascii="Times New Roman" w:eastAsia="Times New Roman" w:hAnsi="Times New Roman" w:cs="Times New Roman"/>
          <w:sz w:val="24"/>
          <w:szCs w:val="24"/>
          <w:highlight w:val="white"/>
        </w:rPr>
        <w:commentReference w:id="387"/>
      </w:r>
      <w:r>
        <w:rPr>
          <w:rFonts w:ascii="Times New Roman" w:eastAsia="Times New Roman" w:hAnsi="Times New Roman" w:cs="Times New Roman"/>
          <w:highlight w:val="white"/>
        </w:rPr>
        <w:t xml:space="preserve">The earthquake catalog </w:t>
      </w:r>
      <w:del w:id="388" w:author="William Wilcock" w:date="2026-08-08T11:44:00Z" w16du:dateUtc="2026-08-08T18:44:00Z">
        <w:r w:rsidDel="00013911">
          <w:rPr>
            <w:rFonts w:ascii="Times New Roman" w:eastAsia="Times New Roman" w:hAnsi="Times New Roman" w:cs="Times New Roman"/>
            <w:highlight w:val="white"/>
          </w:rPr>
          <w:delText>utilized as input data</w:delText>
        </w:r>
      </w:del>
      <w:ins w:id="389" w:author="William Wilcock" w:date="2026-08-08T11:44:00Z" w16du:dateUtc="2026-08-08T18:44:00Z">
        <w:r w:rsidR="00013911">
          <w:rPr>
            <w:rFonts w:ascii="Times New Roman" w:eastAsia="Times New Roman" w:hAnsi="Times New Roman" w:cs="Times New Roman"/>
            <w:highlight w:val="white"/>
          </w:rPr>
          <w:t>used was</w:t>
        </w:r>
      </w:ins>
      <w:del w:id="390" w:author="William Wilcock" w:date="2026-08-08T11:44:00Z" w16du:dateUtc="2026-08-08T18:44:00Z">
        <w:r w:rsidDel="00013911">
          <w:rPr>
            <w:rFonts w:ascii="Times New Roman" w:eastAsia="Times New Roman" w:hAnsi="Times New Roman" w:cs="Times New Roman"/>
            <w:highlight w:val="white"/>
          </w:rPr>
          <w:delText>,</w:delText>
        </w:r>
      </w:del>
      <w:r>
        <w:rPr>
          <w:rFonts w:ascii="Times New Roman" w:eastAsia="Times New Roman" w:hAnsi="Times New Roman" w:cs="Times New Roman"/>
          <w:highlight w:val="white"/>
        </w:rPr>
        <w:t xml:space="preserve"> developed by Wang et al. (2024) </w:t>
      </w:r>
      <w:ins w:id="391" w:author="William Wilcock" w:date="2026-08-08T11:44:00Z" w16du:dateUtc="2026-08-08T18:44:00Z">
        <w:r w:rsidR="00013911">
          <w:rPr>
            <w:rFonts w:ascii="Times New Roman" w:eastAsia="Times New Roman" w:hAnsi="Times New Roman" w:cs="Times New Roman"/>
            <w:highlight w:val="white"/>
          </w:rPr>
          <w:t xml:space="preserve">and is </w:t>
        </w:r>
      </w:ins>
      <w:del w:id="392" w:author="William Wilcock" w:date="2026-08-08T11:44:00Z" w16du:dateUtc="2026-08-08T18:44:00Z">
        <w:r w:rsidDel="00013911">
          <w:rPr>
            <w:rFonts w:ascii="Times New Roman" w:eastAsia="Times New Roman" w:hAnsi="Times New Roman" w:cs="Times New Roman"/>
            <w:highlight w:val="white"/>
          </w:rPr>
          <w:delText xml:space="preserve">using supervised machine learning, is </w:delText>
        </w:r>
      </w:del>
      <w:r>
        <w:rPr>
          <w:rFonts w:ascii="Times New Roman" w:eastAsia="Times New Roman" w:hAnsi="Times New Roman" w:cs="Times New Roman"/>
          <w:highlight w:val="white"/>
        </w:rPr>
        <w:t xml:space="preserve">accessible online at </w:t>
      </w:r>
      <w:hyperlink r:id="rId30">
        <w:r w:rsidR="00097898">
          <w:rPr>
            <w:rFonts w:ascii="Times New Roman" w:eastAsia="Times New Roman" w:hAnsi="Times New Roman" w:cs="Times New Roman"/>
            <w:color w:val="467886"/>
            <w:highlight w:val="white"/>
            <w:u w:val="single"/>
          </w:rPr>
          <w:t>https://axialdd.ldeo.columbia.edu/index.html.proto</w:t>
        </w:r>
      </w:hyperlink>
      <w:r>
        <w:rPr>
          <w:rFonts w:ascii="Times New Roman" w:eastAsia="Times New Roman" w:hAnsi="Times New Roman" w:cs="Times New Roman"/>
          <w:highlight w:val="white"/>
        </w:rPr>
        <w:t xml:space="preserve">. The composite focal mechanism catalog generated in this study, including 1D and 3D solutions, associated polarity determinations is available upon request from the corresponding author (Maochuan Zhang, </w:t>
      </w:r>
      <w:r>
        <w:rPr>
          <w:rFonts w:ascii="Times New Roman" w:eastAsia="Times New Roman" w:hAnsi="Times New Roman" w:cs="Times New Roman"/>
          <w:color w:val="467886"/>
          <w:highlight w:val="white"/>
          <w:u w:val="single"/>
        </w:rPr>
        <w:t>mczhang8@uw.edu</w:t>
      </w:r>
      <w:r>
        <w:rPr>
          <w:rFonts w:ascii="Times New Roman" w:eastAsia="Times New Roman" w:hAnsi="Times New Roman" w:cs="Times New Roman"/>
          <w:highlight w:val="white"/>
        </w:rPr>
        <w:t>) and will be archived in a public repository (e.g., Zenodo) upon acceptance of this manuscript.</w:t>
      </w:r>
    </w:p>
    <w:p w14:paraId="29CBF811" w14:textId="77777777" w:rsidR="0009789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 xml:space="preserve"> </w:t>
      </w:r>
    </w:p>
    <w:p w14:paraId="10F85E2C" w14:textId="77777777" w:rsidR="0009789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 xml:space="preserve">7 Acknowledgments  </w:t>
      </w:r>
    </w:p>
    <w:p w14:paraId="23418817" w14:textId="5FA1C915" w:rsidR="00097898" w:rsidRPr="005B2FB7" w:rsidRDefault="005B2FB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line="276" w:lineRule="auto"/>
        <w:jc w:val="both"/>
        <w:rPr>
          <w:rFonts w:ascii="Times New Roman" w:eastAsia="Times New Roman" w:hAnsi="Times New Roman" w:cs="Times New Roman"/>
          <w:b/>
          <w:bCs/>
          <w:sz w:val="36"/>
          <w:szCs w:val="36"/>
          <w:highlight w:val="white"/>
        </w:rPr>
      </w:pPr>
      <w:ins w:id="393" w:author="William Wilcock" w:date="2026-08-08T11:50:00Z">
        <w:r w:rsidRPr="005B2FB7">
          <w:rPr>
            <w:rFonts w:ascii="Times New Roman" w:eastAsia="Times New Roman" w:hAnsi="Times New Roman" w:cs="Times New Roman"/>
            <w:highlight w:val="white"/>
          </w:rPr>
          <w:t>We acknowledge the Ocean Observatories Initiative (</w:t>
        </w:r>
      </w:ins>
      <w:ins w:id="394" w:author="William Wilcock" w:date="2026-08-08T11:50:00Z" w16du:dateUtc="2026-08-08T18:50:00Z">
        <w:r>
          <w:rPr>
            <w:rFonts w:ascii="Times New Roman" w:eastAsia="Times New Roman" w:hAnsi="Times New Roman" w:cs="Times New Roman"/>
            <w:highlight w:val="white"/>
          </w:rPr>
          <w:t>OOI)</w:t>
        </w:r>
      </w:ins>
      <w:ins w:id="395" w:author="William Wilcock" w:date="2026-08-08T11:50:00Z">
        <w:r w:rsidRPr="005B2FB7">
          <w:rPr>
            <w:rFonts w:ascii="Times New Roman" w:eastAsia="Times New Roman" w:hAnsi="Times New Roman" w:cs="Times New Roman"/>
            <w:highlight w:val="white"/>
          </w:rPr>
          <w:t xml:space="preserve"> Regional Cabled Array for providing the data used in this study. The OOI is funded by the National Science Foundation</w:t>
        </w:r>
      </w:ins>
      <w:del w:id="396" w:author="William Wilcock" w:date="2026-08-08T11:50:00Z" w16du:dateUtc="2026-08-08T18:50:00Z">
        <w:r w:rsidDel="005B2FB7">
          <w:rPr>
            <w:rFonts w:ascii="Times New Roman" w:eastAsia="Times New Roman" w:hAnsi="Times New Roman" w:cs="Times New Roman"/>
            <w:highlight w:val="white"/>
          </w:rPr>
          <w:delText>We thank the OOI for making the real-time and archived seismic data available and easily accessible.</w:delText>
        </w:r>
      </w:del>
      <w:r>
        <w:rPr>
          <w:rFonts w:ascii="Times New Roman" w:eastAsia="Times New Roman" w:hAnsi="Times New Roman" w:cs="Times New Roman"/>
          <w:highlight w:val="white"/>
        </w:rPr>
        <w:t xml:space="preserve"> We thank Ian Stone </w:t>
      </w:r>
      <w:commentRangeStart w:id="397"/>
      <w:r>
        <w:rPr>
          <w:rFonts w:ascii="Times New Roman" w:eastAsia="Times New Roman" w:hAnsi="Times New Roman" w:cs="Times New Roman"/>
          <w:highlight w:val="white"/>
        </w:rPr>
        <w:t xml:space="preserve">for </w:t>
      </w:r>
      <w:del w:id="398" w:author="William Wilcock" w:date="2026-08-08T11:50:00Z" w16du:dateUtc="2026-08-08T18:50:00Z">
        <w:r w:rsidDel="005B2FB7">
          <w:rPr>
            <w:rFonts w:ascii="Times New Roman" w:eastAsia="Times New Roman" w:hAnsi="Times New Roman" w:cs="Times New Roman"/>
            <w:highlight w:val="white"/>
          </w:rPr>
          <w:delText xml:space="preserve">thorough and constructive </w:delText>
        </w:r>
      </w:del>
      <w:r>
        <w:rPr>
          <w:rFonts w:ascii="Times New Roman" w:eastAsia="Times New Roman" w:hAnsi="Times New Roman" w:cs="Times New Roman"/>
          <w:highlight w:val="white"/>
        </w:rPr>
        <w:t xml:space="preserve">discussions </w:t>
      </w:r>
      <w:del w:id="399" w:author="William Wilcock" w:date="2026-08-08T11:50:00Z" w16du:dateUtc="2026-08-08T18:50:00Z">
        <w:r w:rsidDel="005B2FB7">
          <w:rPr>
            <w:rFonts w:ascii="Times New Roman" w:eastAsia="Times New Roman" w:hAnsi="Times New Roman" w:cs="Times New Roman"/>
            <w:highlight w:val="white"/>
          </w:rPr>
          <w:delText>and for helping to</w:delText>
        </w:r>
      </w:del>
      <w:ins w:id="400" w:author="William Wilcock" w:date="2026-08-08T11:50:00Z" w16du:dateUtc="2026-08-08T18:50:00Z">
        <w:r>
          <w:rPr>
            <w:rFonts w:ascii="Times New Roman" w:eastAsia="Times New Roman" w:hAnsi="Times New Roman" w:cs="Times New Roman"/>
            <w:highlight w:val="white"/>
          </w:rPr>
          <w:t>that helped</w:t>
        </w:r>
      </w:ins>
      <w:r>
        <w:rPr>
          <w:rFonts w:ascii="Times New Roman" w:eastAsia="Times New Roman" w:hAnsi="Times New Roman" w:cs="Times New Roman"/>
          <w:highlight w:val="white"/>
        </w:rPr>
        <w:t xml:space="preserve"> improve the manuscript</w:t>
      </w:r>
      <w:commentRangeEnd w:id="397"/>
      <w:r w:rsidR="00044C14">
        <w:rPr>
          <w:rStyle w:val="CommentReference"/>
          <w:rFonts w:ascii="Times New Roman" w:eastAsia="Times New Roman" w:hAnsi="Times New Roman" w:cs="Times New Roman"/>
          <w:sz w:val="24"/>
          <w:szCs w:val="24"/>
          <w:highlight w:val="white"/>
        </w:rPr>
        <w:commentReference w:id="397"/>
      </w:r>
      <w:r>
        <w:rPr>
          <w:rFonts w:ascii="Times New Roman" w:eastAsia="Times New Roman" w:hAnsi="Times New Roman" w:cs="Times New Roman"/>
          <w:highlight w:val="white"/>
        </w:rPr>
        <w:t xml:space="preserve">. </w:t>
      </w:r>
      <w:r w:rsidRPr="005B2FB7">
        <w:rPr>
          <w:rFonts w:ascii="Times New Roman" w:eastAsia="Times New Roman" w:hAnsi="Times New Roman" w:cs="Times New Roman"/>
          <w:strike/>
          <w:highlight w:val="white"/>
          <w:rPrChange w:id="401" w:author="William Wilcock" w:date="2026-08-08T11:53:00Z" w16du:dateUtc="2026-08-08T18:53:00Z">
            <w:rPr>
              <w:rFonts w:ascii="Times New Roman" w:eastAsia="Times New Roman" w:hAnsi="Times New Roman" w:cs="Times New Roman"/>
              <w:highlight w:val="white"/>
            </w:rPr>
          </w:rPrChange>
        </w:rPr>
        <w:t xml:space="preserve">This work was supported by NSF-OCE Grants 1536320 (F. W., M. T., Y. J. T., and D. S.) and 1536219 (W. W. </w:t>
      </w:r>
      <w:commentRangeStart w:id="402"/>
      <w:r w:rsidRPr="005B2FB7">
        <w:rPr>
          <w:rFonts w:ascii="Times New Roman" w:eastAsia="Times New Roman" w:hAnsi="Times New Roman" w:cs="Times New Roman"/>
          <w:strike/>
          <w:highlight w:val="white"/>
          <w:rPrChange w:id="403" w:author="William Wilcock" w:date="2026-08-08T11:53:00Z" w16du:dateUtc="2026-08-08T18:53:00Z">
            <w:rPr>
              <w:rFonts w:ascii="Times New Roman" w:eastAsia="Times New Roman" w:hAnsi="Times New Roman" w:cs="Times New Roman"/>
              <w:highlight w:val="white"/>
            </w:rPr>
          </w:rPrChange>
        </w:rPr>
        <w:t xml:space="preserve">and C. B.). </w:t>
      </w:r>
      <w:commentRangeEnd w:id="402"/>
      <w:r w:rsidR="00044C14" w:rsidRPr="005B2FB7">
        <w:rPr>
          <w:rStyle w:val="CommentReference"/>
          <w:rFonts w:ascii="Times New Roman" w:eastAsia="Times New Roman" w:hAnsi="Times New Roman" w:cs="Times New Roman"/>
          <w:sz w:val="24"/>
          <w:szCs w:val="24"/>
          <w:highlight w:val="white"/>
        </w:rPr>
        <w:commentReference w:id="402"/>
      </w:r>
      <w:ins w:id="404" w:author="William Wilcock" w:date="2026-08-08T11:54:00Z">
        <w:r w:rsidRPr="005B2FB7">
          <w:rPr>
            <w:rFonts w:ascii="Times New Roman" w:eastAsia="Times New Roman" w:hAnsi="Times New Roman" w:cs="Times New Roman"/>
            <w:highlight w:val="white"/>
          </w:rPr>
          <w:t>This work was supported by NSF</w:t>
        </w:r>
      </w:ins>
      <w:ins w:id="405" w:author="William Wilcock" w:date="2026-08-08T11:54:00Z" w16du:dateUtc="2026-08-08T18:54:00Z">
        <w:r>
          <w:rPr>
            <w:rFonts w:ascii="Times New Roman" w:eastAsia="Times New Roman" w:hAnsi="Times New Roman" w:cs="Times New Roman"/>
            <w:highlight w:val="white"/>
          </w:rPr>
          <w:t xml:space="preserve"> awards </w:t>
        </w:r>
      </w:ins>
      <w:commentRangeStart w:id="406"/>
      <w:ins w:id="407" w:author="William Wilcock" w:date="2026-08-08T13:48:00Z" w16du:dateUtc="2026-08-08T20:48:00Z">
        <w:r w:rsidR="00044C14">
          <w:rPr>
            <w:rFonts w:ascii="Times New Roman" w:eastAsia="Times New Roman" w:hAnsi="Times New Roman" w:cs="Times New Roman"/>
            <w:highlight w:val="white"/>
          </w:rPr>
          <w:t>OCE-</w:t>
        </w:r>
      </w:ins>
      <w:ins w:id="408" w:author="William Wilcock" w:date="2026-08-08T13:49:00Z">
        <w:r w:rsidR="00044C14" w:rsidRPr="00044C14">
          <w:rPr>
            <w:rFonts w:ascii="Times New Roman" w:eastAsia="Times New Roman" w:hAnsi="Times New Roman" w:cs="Times New Roman"/>
            <w:highlight w:val="white"/>
          </w:rPr>
          <w:t>1950996</w:t>
        </w:r>
      </w:ins>
      <w:ins w:id="409" w:author="William Wilcock" w:date="2026-08-08T11:54:00Z">
        <w:r w:rsidRPr="005B2FB7">
          <w:rPr>
            <w:rFonts w:ascii="Times New Roman" w:eastAsia="Times New Roman" w:hAnsi="Times New Roman" w:cs="Times New Roman"/>
            <w:highlight w:val="white"/>
          </w:rPr>
          <w:t xml:space="preserve"> </w:t>
        </w:r>
      </w:ins>
      <w:ins w:id="410" w:author="William Wilcock" w:date="2026-08-08T11:54:00Z" w16du:dateUtc="2026-08-08T18:54:00Z">
        <w:r>
          <w:rPr>
            <w:rFonts w:ascii="Times New Roman" w:eastAsia="Times New Roman" w:hAnsi="Times New Roman" w:cs="Times New Roman"/>
            <w:highlight w:val="white"/>
          </w:rPr>
          <w:t xml:space="preserve">and </w:t>
        </w:r>
      </w:ins>
      <w:ins w:id="411" w:author="William Wilcock" w:date="2026-08-08T13:48:00Z" w16du:dateUtc="2026-08-08T20:48:00Z">
        <w:r w:rsidR="00044C14">
          <w:rPr>
            <w:rFonts w:ascii="Times New Roman" w:eastAsia="Times New Roman" w:hAnsi="Times New Roman" w:cs="Times New Roman"/>
            <w:highlight w:val="white"/>
          </w:rPr>
          <w:t>OCE-</w:t>
        </w:r>
      </w:ins>
      <w:ins w:id="412" w:author="William Wilcock" w:date="2026-08-08T13:50:00Z" w16du:dateUtc="2026-08-08T20:50:00Z">
        <w:r w:rsidR="00044C14" w:rsidRPr="00044C14">
          <w:rPr>
            <w:rFonts w:ascii="Times New Roman" w:eastAsia="Times New Roman" w:hAnsi="Times New Roman" w:cs="Times New Roman"/>
          </w:rPr>
          <w:t>1951448</w:t>
        </w:r>
      </w:ins>
      <w:ins w:id="413" w:author="William Wilcock" w:date="2026-08-08T11:54:00Z">
        <w:r w:rsidRPr="005B2FB7">
          <w:rPr>
            <w:rFonts w:ascii="Times New Roman" w:eastAsia="Times New Roman" w:hAnsi="Times New Roman" w:cs="Times New Roman"/>
            <w:highlight w:val="white"/>
          </w:rPr>
          <w:t xml:space="preserve"> </w:t>
        </w:r>
      </w:ins>
      <w:commentRangeEnd w:id="406"/>
      <w:r w:rsidR="00044C14">
        <w:rPr>
          <w:rStyle w:val="CommentReference"/>
          <w:rFonts w:ascii="Times New Roman" w:eastAsia="Times New Roman" w:hAnsi="Times New Roman" w:cs="Times New Roman"/>
          <w:sz w:val="24"/>
          <w:szCs w:val="24"/>
          <w:highlight w:val="white"/>
        </w:rPr>
        <w:commentReference w:id="406"/>
      </w:r>
      <w:ins w:id="414" w:author="William Wilcock" w:date="2026-08-08T11:55:00Z" w16du:dateUtc="2026-08-08T18:55:00Z">
        <w:r>
          <w:rPr>
            <w:rFonts w:ascii="Times New Roman" w:eastAsia="Times New Roman" w:hAnsi="Times New Roman" w:cs="Times New Roman"/>
            <w:highlight w:val="white"/>
          </w:rPr>
          <w:t xml:space="preserve">and </w:t>
        </w:r>
        <w:r w:rsidRPr="005B2FB7">
          <w:rPr>
            <w:rFonts w:ascii="Times New Roman" w:eastAsia="Times New Roman" w:hAnsi="Times New Roman" w:cs="Times New Roman"/>
            <w:highlight w:val="yellow"/>
            <w:rPrChange w:id="415" w:author="William Wilcock" w:date="2026-08-08T11:58:00Z" w16du:dateUtc="2026-08-08T18:58:00Z">
              <w:rPr>
                <w:rFonts w:ascii="Times New Roman" w:eastAsia="Times New Roman" w:hAnsi="Times New Roman" w:cs="Times New Roman"/>
                <w:highlight w:val="white"/>
              </w:rPr>
            </w:rPrChange>
          </w:rPr>
          <w:t xml:space="preserve">by NAME OF YOUR SCHOLARSHIP </w:t>
        </w:r>
      </w:ins>
      <w:ins w:id="416" w:author="William Wilcock" w:date="2026-08-08T11:57:00Z" w16du:dateUtc="2026-08-08T18:57:00Z">
        <w:r>
          <w:rPr>
            <w:rFonts w:ascii="Times New Roman" w:eastAsia="Times New Roman" w:hAnsi="Times New Roman" w:cs="Times New Roman"/>
            <w:highlight w:val="white"/>
          </w:rPr>
          <w:t>for</w:t>
        </w:r>
      </w:ins>
      <w:ins w:id="417" w:author="William Wilcock" w:date="2026-08-08T11:55:00Z" w16du:dateUtc="2026-08-08T18:55:00Z">
        <w:r>
          <w:rPr>
            <w:rFonts w:ascii="Times New Roman" w:eastAsia="Times New Roman" w:hAnsi="Times New Roman" w:cs="Times New Roman"/>
            <w:highlight w:val="white"/>
          </w:rPr>
          <w:t xml:space="preserve"> M.Z.</w:t>
        </w:r>
      </w:ins>
      <w:ins w:id="418" w:author="William Wilcock" w:date="2026-08-08T11:54:00Z">
        <w:r w:rsidRPr="005B2FB7">
          <w:rPr>
            <w:rFonts w:ascii="Times New Roman" w:eastAsia="Times New Roman" w:hAnsi="Times New Roman" w:cs="Times New Roman"/>
            <w:highlight w:val="white"/>
          </w:rPr>
          <w:t xml:space="preserve"> </w:t>
        </w:r>
      </w:ins>
      <w:del w:id="419" w:author="William Wilcock" w:date="2026-08-08T11:51:00Z" w16du:dateUtc="2026-08-08T18:51:00Z">
        <w:r w:rsidRPr="005B2FB7" w:rsidDel="005B2FB7">
          <w:rPr>
            <w:rFonts w:ascii="Times New Roman" w:eastAsia="Times New Roman" w:hAnsi="Times New Roman" w:cs="Times New Roman"/>
            <w:b/>
            <w:bCs/>
            <w:sz w:val="36"/>
            <w:szCs w:val="36"/>
            <w:highlight w:val="white"/>
            <w:rPrChange w:id="420" w:author="William Wilcock" w:date="2026-08-08T11:53:00Z" w16du:dateUtc="2026-08-08T18:53:00Z">
              <w:rPr>
                <w:rFonts w:ascii="Times New Roman" w:eastAsia="Times New Roman" w:hAnsi="Times New Roman" w:cs="Times New Roman"/>
                <w:highlight w:val="white"/>
              </w:rPr>
            </w:rPrChange>
          </w:rPr>
          <w:delText xml:space="preserve">The seismic network was installed and is operated by the OOI Cabled Array team, led by J. Delaney and Dr. Kelley.  </w:delText>
        </w:r>
      </w:del>
    </w:p>
    <w:p w14:paraId="240EA67C" w14:textId="77777777" w:rsidR="00097898"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before="360" w:after="80" w:line="276" w:lineRule="auto"/>
        <w:jc w:val="both"/>
        <w:rPr>
          <w:rFonts w:ascii="Times New Roman" w:eastAsia="Times New Roman" w:hAnsi="Times New Roman" w:cs="Times New Roman"/>
          <w:b/>
          <w:bCs/>
          <w:sz w:val="36"/>
          <w:szCs w:val="36"/>
          <w:highlight w:val="white"/>
        </w:rPr>
      </w:pPr>
      <w:r>
        <w:rPr>
          <w:rFonts w:ascii="Times New Roman" w:eastAsia="Times New Roman" w:hAnsi="Times New Roman" w:cs="Times New Roman"/>
          <w:b/>
          <w:bCs/>
          <w:sz w:val="36"/>
          <w:szCs w:val="36"/>
          <w:highlight w:val="white"/>
        </w:rPr>
        <w:t xml:space="preserve">8 References </w:t>
      </w:r>
    </w:p>
    <w:p w14:paraId="6115AB80"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Arnulf, A. F., Harding, A. J., Kent, G. M., Carbotte, S. M., Canales, J. P., &amp; Nedimovic, M. R. (2014). Anatomy of an active submarine volcano. </w:t>
      </w:r>
      <w:r>
        <w:rPr>
          <w:rFonts w:ascii="Times New Roman" w:eastAsia="Times New Roman" w:hAnsi="Times New Roman" w:cs="Times New Roman"/>
          <w:i/>
          <w:iCs/>
          <w:color w:val="000000"/>
        </w:rPr>
        <w:t>Geology, 42</w:t>
      </w:r>
      <w:r>
        <w:rPr>
          <w:rFonts w:ascii="Times New Roman" w:eastAsia="Times New Roman" w:hAnsi="Times New Roman" w:cs="Times New Roman"/>
          <w:color w:val="000000"/>
        </w:rPr>
        <w:t xml:space="preserve">(8), 655-658. </w:t>
      </w:r>
    </w:p>
    <w:p w14:paraId="17614025"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Arnulf, A., Harding, A., Kent, G., &amp; Wilcock, W. (2018). Structure, seismicity, and accretionary processes at the hot spot‐influenced Axial Seamount on the Juan de Fuca Ridge. </w:t>
      </w:r>
      <w:r>
        <w:rPr>
          <w:rFonts w:ascii="Times New Roman" w:eastAsia="Times New Roman" w:hAnsi="Times New Roman" w:cs="Times New Roman"/>
          <w:i/>
          <w:iCs/>
          <w:color w:val="000000"/>
        </w:rPr>
        <w:t>Journal of Geophysical Research: Solid Earth, 123</w:t>
      </w:r>
      <w:r>
        <w:rPr>
          <w:rFonts w:ascii="Times New Roman" w:eastAsia="Times New Roman" w:hAnsi="Times New Roman" w:cs="Times New Roman"/>
          <w:color w:val="000000"/>
        </w:rPr>
        <w:t xml:space="preserve">(6), 4618-4646. </w:t>
      </w:r>
    </w:p>
    <w:p w14:paraId="08E67B79"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Batista, G. E., Prati, R. C., &amp; Monard, M. C. (2004). A study of the behavior of several methods for balancing machine learning training data. </w:t>
      </w:r>
      <w:r>
        <w:rPr>
          <w:rFonts w:ascii="Times New Roman" w:eastAsia="Times New Roman" w:hAnsi="Times New Roman" w:cs="Times New Roman"/>
          <w:i/>
          <w:iCs/>
          <w:color w:val="000000"/>
        </w:rPr>
        <w:t>ACM SIGKDD explorations newsletter, 6</w:t>
      </w:r>
      <w:r>
        <w:rPr>
          <w:rFonts w:ascii="Times New Roman" w:eastAsia="Times New Roman" w:hAnsi="Times New Roman" w:cs="Times New Roman"/>
          <w:color w:val="000000"/>
        </w:rPr>
        <w:t xml:space="preserve">(1), 20-29. </w:t>
      </w:r>
    </w:p>
    <w:p w14:paraId="0D1B94F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Caress, D. W., Clague, D. A., Paduan, J. B., Martin, J. F., Dreyer, B. M., Chadwick Jr, W. W., et al. (2012). Repeat bathymetric surveys at 1-metre resolution of lava flows erupted at Axial Seamount in April 2011. </w:t>
      </w:r>
      <w:r>
        <w:rPr>
          <w:rFonts w:ascii="Times New Roman" w:eastAsia="Times New Roman" w:hAnsi="Times New Roman" w:cs="Times New Roman"/>
          <w:i/>
          <w:iCs/>
          <w:color w:val="000000"/>
        </w:rPr>
        <w:t>Nature Geoscience, 5</w:t>
      </w:r>
      <w:r>
        <w:rPr>
          <w:rFonts w:ascii="Times New Roman" w:eastAsia="Times New Roman" w:hAnsi="Times New Roman" w:cs="Times New Roman"/>
          <w:color w:val="000000"/>
        </w:rPr>
        <w:t xml:space="preserve">(7), 483-488. </w:t>
      </w:r>
    </w:p>
    <w:p w14:paraId="762FAB69"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Chadwick, W. W., Clague, D., Embley, R., Perfit, M., Butterfield, D., Caress, D., et al. (2013). The 1998 eruption of Axial Seamount: New insights on submarine lava flow emplacement from high‐resolution mapping. </w:t>
      </w:r>
      <w:r>
        <w:rPr>
          <w:rFonts w:ascii="Times New Roman" w:eastAsia="Times New Roman" w:hAnsi="Times New Roman" w:cs="Times New Roman"/>
          <w:i/>
          <w:iCs/>
          <w:color w:val="000000"/>
        </w:rPr>
        <w:t>Geochemistry, Geophysics, Geosystems, 14</w:t>
      </w:r>
      <w:r>
        <w:rPr>
          <w:rFonts w:ascii="Times New Roman" w:eastAsia="Times New Roman" w:hAnsi="Times New Roman" w:cs="Times New Roman"/>
          <w:color w:val="000000"/>
        </w:rPr>
        <w:t xml:space="preserve">(10), 3939-3968. </w:t>
      </w:r>
    </w:p>
    <w:p w14:paraId="1DCFE4DD"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Chadwick, W. W., Paduan, J., Clague, D., Dreyer, B., Merle, S., Bobbitt, A., et al. (2016). Voluminous eruption from a zoned magma body after an increase in supply rate at Axial Seamount. </w:t>
      </w:r>
      <w:r>
        <w:rPr>
          <w:rFonts w:ascii="Times New Roman" w:eastAsia="Times New Roman" w:hAnsi="Times New Roman" w:cs="Times New Roman"/>
          <w:i/>
          <w:iCs/>
          <w:color w:val="000000"/>
        </w:rPr>
        <w:t>Geophysical Research Letters, 43</w:t>
      </w:r>
      <w:r>
        <w:rPr>
          <w:rFonts w:ascii="Times New Roman" w:eastAsia="Times New Roman" w:hAnsi="Times New Roman" w:cs="Times New Roman"/>
          <w:color w:val="000000"/>
        </w:rPr>
        <w:t xml:space="preserve">(23), 12,063-012,070. </w:t>
      </w:r>
    </w:p>
    <w:p w14:paraId="4B8BC694"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Chakraborty, M., Cartaya, C. Q., Li, W., Faber, J., Rümpker, G., Stoecker, H., &amp; Srivastava, N. (2022). PolarCAP–A deep learning approach for first motion polarity classification of earthquake waveforms. </w:t>
      </w:r>
      <w:r>
        <w:rPr>
          <w:rFonts w:ascii="Times New Roman" w:eastAsia="Times New Roman" w:hAnsi="Times New Roman" w:cs="Times New Roman"/>
          <w:i/>
          <w:iCs/>
          <w:color w:val="000000"/>
        </w:rPr>
        <w:t>Artificial Intelligence in Geosciences, 3</w:t>
      </w:r>
      <w:r>
        <w:rPr>
          <w:rFonts w:ascii="Times New Roman" w:eastAsia="Times New Roman" w:hAnsi="Times New Roman" w:cs="Times New Roman"/>
          <w:color w:val="000000"/>
        </w:rPr>
        <w:t xml:space="preserve">, 46-52. </w:t>
      </w:r>
    </w:p>
    <w:p w14:paraId="4C4E02DE"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 Y., Saad, O. M., Savvaidis, A., Zhang, F., Chen, Y., Huang, D., et al. (2024). Deep learning for P-wave first-motion polarity determination and its application in focal mechanism inversion. </w:t>
      </w:r>
      <w:r>
        <w:rPr>
          <w:rFonts w:ascii="Times New Roman" w:eastAsia="Times New Roman" w:hAnsi="Times New Roman" w:cs="Times New Roman"/>
          <w:i/>
          <w:iCs/>
          <w:color w:val="000000"/>
        </w:rPr>
        <w:t>IEEE Transactions on Geoscience and Remote Sensing</w:t>
      </w:r>
      <w:r>
        <w:rPr>
          <w:rFonts w:ascii="Times New Roman" w:eastAsia="Times New Roman" w:hAnsi="Times New Roman" w:cs="Times New Roman"/>
          <w:color w:val="000000"/>
        </w:rPr>
        <w:t xml:space="preserve">. </w:t>
      </w:r>
    </w:p>
    <w:p w14:paraId="67D0D616"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Clague, D. A., Dreyer, B. M., Paduan, J. B., Martin, J. F., Chadwick, W. W., Caress, D. W., et al. (2013). Geologic history of the summit of Axial Seamount, Juan de Fuca Ridge. </w:t>
      </w:r>
      <w:r>
        <w:rPr>
          <w:rFonts w:ascii="Times New Roman" w:eastAsia="Times New Roman" w:hAnsi="Times New Roman" w:cs="Times New Roman"/>
          <w:i/>
          <w:iCs/>
          <w:color w:val="000000"/>
        </w:rPr>
        <w:t>Geochemistry, Geophysics, Geosystems, 14</w:t>
      </w:r>
      <w:r>
        <w:rPr>
          <w:rFonts w:ascii="Times New Roman" w:eastAsia="Times New Roman" w:hAnsi="Times New Roman" w:cs="Times New Roman"/>
          <w:color w:val="000000"/>
        </w:rPr>
        <w:t xml:space="preserve">(10), 4403-4443. </w:t>
      </w:r>
    </w:p>
    <w:p w14:paraId="51B20938"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Clague, D. A., Paduan, J. B., Caress, D. W., Chadwick, W. W., Le Saout, M., Dreyer, B. M., &amp; Portner, R. A. (2017). High-resolution AUV mapping and targeted ROV observations of three historical lava flows at Axial Seamount. </w:t>
      </w:r>
      <w:r>
        <w:rPr>
          <w:rFonts w:ascii="Times New Roman" w:eastAsia="Times New Roman" w:hAnsi="Times New Roman" w:cs="Times New Roman"/>
          <w:i/>
          <w:iCs/>
          <w:color w:val="000000"/>
        </w:rPr>
        <w:t>Oceanography, 30</w:t>
      </w:r>
      <w:r>
        <w:rPr>
          <w:rFonts w:ascii="Times New Roman" w:eastAsia="Times New Roman" w:hAnsi="Times New Roman" w:cs="Times New Roman"/>
          <w:color w:val="000000"/>
        </w:rPr>
        <w:t>(4), 82-99.</w:t>
      </w:r>
    </w:p>
    <w:p w14:paraId="36189385"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Clague, D. A., Portner, R. A., Paduan, J. B., Le Saout, M., &amp; Dreyer, B. M. (2019). </w:t>
      </w:r>
      <w:r>
        <w:rPr>
          <w:rFonts w:ascii="Times New Roman" w:eastAsia="Times New Roman" w:hAnsi="Times New Roman" w:cs="Times New Roman"/>
          <w:i/>
          <w:iCs/>
          <w:color w:val="000000"/>
        </w:rPr>
        <w:t>Formation of the summit caldera at Axial Seamount.</w:t>
      </w:r>
      <w:r>
        <w:rPr>
          <w:rFonts w:ascii="Times New Roman" w:eastAsia="Times New Roman" w:hAnsi="Times New Roman" w:cs="Times New Roman"/>
          <w:color w:val="000000"/>
        </w:rPr>
        <w:t xml:space="preserve"> Paper presented at the AGU Fall Meeting Abstracts.</w:t>
      </w:r>
    </w:p>
    <w:p w14:paraId="67E0178D"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Dziak, R. P., &amp; Fox, C. G. (1999). The January 1998 earthquake swarm at Axial Volcano, Juan de Fuca Ridge: Hydroacoustic evidence of seafloor volcanic activity. </w:t>
      </w:r>
      <w:r>
        <w:rPr>
          <w:rFonts w:ascii="Times New Roman" w:eastAsia="Times New Roman" w:hAnsi="Times New Roman" w:cs="Times New Roman"/>
          <w:i/>
          <w:iCs/>
          <w:color w:val="000000"/>
        </w:rPr>
        <w:t>Geophysical Research Letters, 26</w:t>
      </w:r>
      <w:r>
        <w:rPr>
          <w:rFonts w:ascii="Times New Roman" w:eastAsia="Times New Roman" w:hAnsi="Times New Roman" w:cs="Times New Roman"/>
          <w:color w:val="000000"/>
        </w:rPr>
        <w:t xml:space="preserve">(23), 3429-3432. </w:t>
      </w:r>
    </w:p>
    <w:p w14:paraId="1AF46BF1"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Hara, S., Fukahata, Y., &amp; Iio, Y. (2019). P-wave first-motion polarity determination of waveform data in western Japan using deep learning. </w:t>
      </w:r>
      <w:r>
        <w:rPr>
          <w:rFonts w:ascii="Times New Roman" w:eastAsia="Times New Roman" w:hAnsi="Times New Roman" w:cs="Times New Roman"/>
          <w:i/>
          <w:iCs/>
          <w:color w:val="000000"/>
        </w:rPr>
        <w:t>Earth, Planets and Space, 71</w:t>
      </w:r>
      <w:r>
        <w:rPr>
          <w:rFonts w:ascii="Times New Roman" w:eastAsia="Times New Roman" w:hAnsi="Times New Roman" w:cs="Times New Roman"/>
          <w:color w:val="000000"/>
        </w:rPr>
        <w:t>(1), 1–11. https://doi.org/10.1186/s40623-019-1111-x</w:t>
      </w:r>
    </w:p>
    <w:p w14:paraId="2DDDCFB9"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Hanks, T. C., &amp; Kanamori, H. (1979). A moment magnitude scale. </w:t>
      </w:r>
      <w:r>
        <w:rPr>
          <w:rFonts w:ascii="Times New Roman" w:eastAsia="Times New Roman" w:hAnsi="Times New Roman" w:cs="Times New Roman"/>
          <w:i/>
          <w:iCs/>
          <w:color w:val="000000"/>
        </w:rPr>
        <w:t>Journal of Geophysical Research: Solid Earth, 84</w:t>
      </w:r>
      <w:r>
        <w:rPr>
          <w:rFonts w:ascii="Times New Roman" w:eastAsia="Times New Roman" w:hAnsi="Times New Roman" w:cs="Times New Roman"/>
          <w:color w:val="000000"/>
        </w:rPr>
        <w:t xml:space="preserve">(B5), 2348-2350. </w:t>
      </w:r>
    </w:p>
    <w:p w14:paraId="3176B783"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Hardebeck, J. L., &amp; Shearer, P. M. (2002). A new method for determining first-motion focal mechanisms. </w:t>
      </w:r>
      <w:r>
        <w:rPr>
          <w:rFonts w:ascii="Times New Roman" w:eastAsia="Times New Roman" w:hAnsi="Times New Roman" w:cs="Times New Roman"/>
          <w:i/>
          <w:iCs/>
          <w:color w:val="000000"/>
        </w:rPr>
        <w:t>Bulletin of the seismological society of America, 92</w:t>
      </w:r>
      <w:r>
        <w:rPr>
          <w:rFonts w:ascii="Times New Roman" w:eastAsia="Times New Roman" w:hAnsi="Times New Roman" w:cs="Times New Roman"/>
          <w:color w:val="000000"/>
        </w:rPr>
        <w:t xml:space="preserve">(6), 2264-2276. </w:t>
      </w:r>
    </w:p>
    <w:p w14:paraId="326AE51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Holtzman, B. K., Paté, A., Paisley, J., Waldhauser, F., &amp; Repetto, D. (2018). Machine learning reveals cyclic changes in seismic source spectra in Geysers geothermal field. </w:t>
      </w:r>
      <w:r>
        <w:rPr>
          <w:rFonts w:ascii="Times New Roman" w:eastAsia="Times New Roman" w:hAnsi="Times New Roman" w:cs="Times New Roman"/>
          <w:i/>
          <w:iCs/>
          <w:color w:val="000000"/>
        </w:rPr>
        <w:t>Science advances, 4</w:t>
      </w:r>
      <w:r>
        <w:rPr>
          <w:rFonts w:ascii="Times New Roman" w:eastAsia="Times New Roman" w:hAnsi="Times New Roman" w:cs="Times New Roman"/>
          <w:color w:val="000000"/>
        </w:rPr>
        <w:t xml:space="preserve">(5), eaao2929. </w:t>
      </w:r>
    </w:p>
    <w:p w14:paraId="49E4A982"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Kent, G. M., Arnulf, A. F., Singh, S. C., Carton, H., Harding, A. J., &amp; Saustrup, S. (2025). Melt focusing along lithosphere–asthenosphere boundary below Axial volcano. </w:t>
      </w:r>
      <w:r>
        <w:rPr>
          <w:rFonts w:ascii="Times New Roman" w:eastAsia="Times New Roman" w:hAnsi="Times New Roman" w:cs="Times New Roman"/>
          <w:i/>
          <w:iCs/>
          <w:color w:val="000000"/>
        </w:rPr>
        <w:t>Nature, 641</w:t>
      </w:r>
      <w:r>
        <w:rPr>
          <w:rFonts w:ascii="Times New Roman" w:eastAsia="Times New Roman" w:hAnsi="Times New Roman" w:cs="Times New Roman"/>
          <w:color w:val="000000"/>
        </w:rPr>
        <w:t>(8062), 380-387.</w:t>
      </w:r>
    </w:p>
    <w:p w14:paraId="6447B27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Kagan, Y. (1991). 3-D rotation of double-couple earthquake sources. </w:t>
      </w:r>
      <w:r>
        <w:rPr>
          <w:rFonts w:ascii="Times New Roman" w:eastAsia="Times New Roman" w:hAnsi="Times New Roman" w:cs="Times New Roman"/>
          <w:i/>
          <w:iCs/>
          <w:color w:val="000000"/>
        </w:rPr>
        <w:t>Geophysical Journal International, 106</w:t>
      </w:r>
      <w:r>
        <w:rPr>
          <w:rFonts w:ascii="Times New Roman" w:eastAsia="Times New Roman" w:hAnsi="Times New Roman" w:cs="Times New Roman"/>
          <w:color w:val="000000"/>
        </w:rPr>
        <w:t xml:space="preserve">(3), 709-716. </w:t>
      </w:r>
    </w:p>
    <w:p w14:paraId="2D979CE9" w14:textId="77777777" w:rsidR="00097898" w:rsidRDefault="00000000">
      <w:pP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000000"/>
        </w:rPr>
        <w:t xml:space="preserve">Klingspohn, W., Mathea, M., Ter Laak, A., Heinrich, N., &amp; Baumann, K. (2017). Efficiency of different measures for defining the applicability domain of classification models. </w:t>
      </w:r>
      <w:r>
        <w:rPr>
          <w:rFonts w:ascii="Times New Roman" w:eastAsia="Times New Roman" w:hAnsi="Times New Roman" w:cs="Times New Roman"/>
          <w:i/>
          <w:iCs/>
          <w:color w:val="000000"/>
        </w:rPr>
        <w:t>Journal of cheminformatics, 9</w:t>
      </w:r>
      <w:r>
        <w:rPr>
          <w:rFonts w:ascii="Times New Roman" w:eastAsia="Times New Roman" w:hAnsi="Times New Roman" w:cs="Times New Roman"/>
          <w:color w:val="000000"/>
        </w:rPr>
        <w:t xml:space="preserve">(1), 44. </w:t>
      </w:r>
    </w:p>
    <w:p w14:paraId="2C6B6A44" w14:textId="77777777" w:rsidR="00097898" w:rsidRDefault="00000000">
      <w:pPr>
        <w:spacing w:after="0" w:line="240" w:lineRule="auto"/>
        <w:ind w:left="720" w:hanging="720"/>
        <w:rPr>
          <w:rFonts w:ascii="Times New Roman" w:eastAsia="Times New Roman" w:hAnsi="Times New Roman" w:cs="Times New Roman"/>
        </w:rPr>
      </w:pPr>
      <w:r>
        <w:rPr>
          <w:rFonts w:ascii="Arial" w:eastAsia="Arial" w:hAnsi="Arial" w:cs="Arial"/>
          <w:color w:val="222222"/>
          <w:sz w:val="20"/>
          <w:szCs w:val="20"/>
          <w:highlight w:val="white"/>
        </w:rPr>
        <w:lastRenderedPageBreak/>
        <w:t xml:space="preserve">Kumar, A., Raghunathan, A., Jones, R., Ma, T., &amp; Liang, P. (2022). Fine-tuning can distort pretrained features and underperform out-of-distribution. </w:t>
      </w:r>
      <w:r>
        <w:rPr>
          <w:rFonts w:ascii="Arial" w:eastAsia="Arial" w:hAnsi="Arial" w:cs="Arial"/>
          <w:i/>
          <w:iCs/>
          <w:color w:val="222222"/>
          <w:sz w:val="20"/>
          <w:szCs w:val="20"/>
          <w:highlight w:val="white"/>
        </w:rPr>
        <w:t>arXiv preprint arXiv:2202.10054</w:t>
      </w:r>
      <w:r>
        <w:rPr>
          <w:rFonts w:ascii="Arial" w:eastAsia="Arial" w:hAnsi="Arial" w:cs="Arial"/>
          <w:color w:val="222222"/>
          <w:sz w:val="20"/>
          <w:szCs w:val="20"/>
          <w:highlight w:val="white"/>
        </w:rPr>
        <w:t>.</w:t>
      </w:r>
    </w:p>
    <w:p w14:paraId="2FD88174"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Kuang, W., Yuan, C., &amp; Zhang, J. (2021). Real-time determination of earthquake focal mechanism via deep learning. </w:t>
      </w:r>
      <w:r>
        <w:rPr>
          <w:rFonts w:ascii="Times New Roman" w:eastAsia="Times New Roman" w:hAnsi="Times New Roman" w:cs="Times New Roman"/>
          <w:i/>
          <w:iCs/>
          <w:color w:val="000000"/>
        </w:rPr>
        <w:t>Nature communications, 12</w:t>
      </w:r>
      <w:r>
        <w:rPr>
          <w:rFonts w:ascii="Times New Roman" w:eastAsia="Times New Roman" w:hAnsi="Times New Roman" w:cs="Times New Roman"/>
          <w:color w:val="000000"/>
        </w:rPr>
        <w:t xml:space="preserve">(1), 1-8. </w:t>
      </w:r>
    </w:p>
    <w:p w14:paraId="1FEB154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Levy, S., Bohnenstiehl, D. R., Sprinkle, P., Boettcher, M. S., Wilcock, W. S. D., Tolstoy, M., &amp; Waldhauser, F. (2018). Mechanics of fault reactivation before, during, and after the 2015 eruption of Axial Seamount. </w:t>
      </w:r>
      <w:r>
        <w:rPr>
          <w:rFonts w:ascii="Times New Roman" w:eastAsia="Times New Roman" w:hAnsi="Times New Roman" w:cs="Times New Roman"/>
          <w:i/>
          <w:iCs/>
          <w:color w:val="000000"/>
        </w:rPr>
        <w:t>Geology, 46</w:t>
      </w:r>
      <w:r>
        <w:rPr>
          <w:rFonts w:ascii="Times New Roman" w:eastAsia="Times New Roman" w:hAnsi="Times New Roman" w:cs="Times New Roman"/>
          <w:color w:val="000000"/>
        </w:rPr>
        <w:t xml:space="preserve">(5), 447-450. </w:t>
      </w:r>
    </w:p>
    <w:p w14:paraId="189D4D32"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Li, S., Fang, L., Xiao, Z., Zhou, Y., Liao, S., &amp; Fan, L. (2023). Focmech-flow: automatic determination of p-wave first-motion polarity and focal mechanism inversion and application to the 2021 yangbi earthquake sequence. </w:t>
      </w:r>
      <w:r>
        <w:rPr>
          <w:rFonts w:ascii="Times New Roman" w:eastAsia="Times New Roman" w:hAnsi="Times New Roman" w:cs="Times New Roman"/>
          <w:i/>
          <w:iCs/>
          <w:color w:val="000000"/>
        </w:rPr>
        <w:t>Applied Sciences, 13</w:t>
      </w:r>
      <w:r>
        <w:rPr>
          <w:rFonts w:ascii="Times New Roman" w:eastAsia="Times New Roman" w:hAnsi="Times New Roman" w:cs="Times New Roman"/>
          <w:color w:val="000000"/>
        </w:rPr>
        <w:t xml:space="preserve">(4), 2233. </w:t>
      </w:r>
    </w:p>
    <w:p w14:paraId="65A7344E"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Lomax, A., Virieux, J., Volant, P., &amp; Berge-Thierry, C. (2000). Probabilistic earthquake location in 3D and layered models: Introduction of a Metropolis-Gibbs method and comparison with linear locations. </w:t>
      </w:r>
      <w:r>
        <w:rPr>
          <w:rFonts w:ascii="Times New Roman" w:eastAsia="Times New Roman" w:hAnsi="Times New Roman" w:cs="Times New Roman"/>
          <w:i/>
          <w:iCs/>
          <w:color w:val="000000"/>
        </w:rPr>
        <w:t>Advances in seismic event location</w:t>
      </w:r>
      <w:r>
        <w:rPr>
          <w:rFonts w:ascii="Times New Roman" w:eastAsia="Times New Roman" w:hAnsi="Times New Roman" w:cs="Times New Roman"/>
          <w:color w:val="000000"/>
        </w:rPr>
        <w:t xml:space="preserve">, 101-134. </w:t>
      </w:r>
    </w:p>
    <w:p w14:paraId="5A8E7691"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Michelini, A., Cianetti, S., Gaviano, S., Giunchi, C., Jozinović, D., &amp; Lauciani, V. (2021). INSTANCE – the Italian seismic dataset for machine learning. </w:t>
      </w:r>
      <w:r>
        <w:rPr>
          <w:rFonts w:ascii="Times New Roman" w:eastAsia="Times New Roman" w:hAnsi="Times New Roman" w:cs="Times New Roman"/>
          <w:i/>
          <w:iCs/>
          <w:color w:val="000000"/>
        </w:rPr>
        <w:t>Earth System Science Data, 13</w:t>
      </w:r>
      <w:r>
        <w:rPr>
          <w:rFonts w:ascii="Times New Roman" w:eastAsia="Times New Roman" w:hAnsi="Times New Roman" w:cs="Times New Roman"/>
          <w:color w:val="000000"/>
        </w:rPr>
        <w:t>(12), 5509–5544. https://doi.org/10.5194/essd-13-5509-2021</w:t>
      </w:r>
    </w:p>
    <w:p w14:paraId="26677789"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Messuti, G., Scarpetta, S., Amoroso, O., Napolitano, F., Falanga, M., &amp; Capuano, P. (2023). CFM: a convolutional neural network for first-motion polarity classification of seismic records in volcanic and tectonic areas. </w:t>
      </w:r>
      <w:r>
        <w:rPr>
          <w:rFonts w:ascii="Times New Roman" w:eastAsia="Times New Roman" w:hAnsi="Times New Roman" w:cs="Times New Roman"/>
          <w:i/>
          <w:iCs/>
          <w:color w:val="000000"/>
        </w:rPr>
        <w:t>Frontiers in Earth Science, 11</w:t>
      </w:r>
      <w:r>
        <w:rPr>
          <w:rFonts w:ascii="Times New Roman" w:eastAsia="Times New Roman" w:hAnsi="Times New Roman" w:cs="Times New Roman"/>
          <w:color w:val="000000"/>
        </w:rPr>
        <w:t xml:space="preserve">, 1223686. </w:t>
      </w:r>
    </w:p>
    <w:p w14:paraId="6A619AF5"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Nguyen, T. T., Luong, A. V., Dang, M. T., Liew, A. W.-C., &amp; McCall, J. (2020). Ensemble selection based on classifier prediction confidence. </w:t>
      </w:r>
      <w:r>
        <w:rPr>
          <w:rFonts w:ascii="Times New Roman" w:eastAsia="Times New Roman" w:hAnsi="Times New Roman" w:cs="Times New Roman"/>
          <w:i/>
          <w:iCs/>
          <w:color w:val="000000"/>
        </w:rPr>
        <w:t>Pattern Recognition, 100</w:t>
      </w:r>
      <w:r>
        <w:rPr>
          <w:rFonts w:ascii="Times New Roman" w:eastAsia="Times New Roman" w:hAnsi="Times New Roman" w:cs="Times New Roman"/>
          <w:color w:val="000000"/>
        </w:rPr>
        <w:t xml:space="preserve">, 107104. </w:t>
      </w:r>
    </w:p>
    <w:p w14:paraId="3D82A130" w14:textId="77777777" w:rsidR="00097898" w:rsidRDefault="00000000">
      <w:pP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rPr>
        <w:t>Pan, S. J., &amp; Yang, Q. (2010). A survey on transfer learning. IEEE Transactions on Knowledge and Data Engineering, 22(10), 1345–1359.</w:t>
      </w:r>
      <w:hyperlink r:id="rId31">
        <w:r w:rsidR="00097898">
          <w:rPr>
            <w:rFonts w:ascii="Times New Roman" w:eastAsia="Times New Roman" w:hAnsi="Times New Roman" w:cs="Times New Roman"/>
          </w:rPr>
          <w:t xml:space="preserve"> </w:t>
        </w:r>
      </w:hyperlink>
      <w:hyperlink r:id="rId32">
        <w:r w:rsidR="00097898">
          <w:rPr>
            <w:rFonts w:ascii="Times New Roman" w:eastAsia="Times New Roman" w:hAnsi="Times New Roman" w:cs="Times New Roman"/>
            <w:color w:val="1155CC"/>
            <w:u w:val="single"/>
          </w:rPr>
          <w:t>https://doi.org/10.1109/TKDE.2009.191</w:t>
        </w:r>
      </w:hyperlink>
    </w:p>
    <w:p w14:paraId="576E95C3"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Peng, L., Li, L., &amp; Zeng, X. (2025). A Microseismic Phase Picking and Polarity Determination Model Based on the Earthquake Transformer. </w:t>
      </w:r>
      <w:r>
        <w:rPr>
          <w:rFonts w:ascii="Times New Roman" w:eastAsia="Times New Roman" w:hAnsi="Times New Roman" w:cs="Times New Roman"/>
          <w:i/>
          <w:iCs/>
          <w:color w:val="000000"/>
        </w:rPr>
        <w:t>Applied Sciences, 15</w:t>
      </w:r>
      <w:r>
        <w:rPr>
          <w:rFonts w:ascii="Times New Roman" w:eastAsia="Times New Roman" w:hAnsi="Times New Roman" w:cs="Times New Roman"/>
          <w:color w:val="000000"/>
        </w:rPr>
        <w:t xml:space="preserve">(7), 3424. </w:t>
      </w:r>
    </w:p>
    <w:p w14:paraId="48744630"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Pugh, D., White, R., &amp; Christie, P. (2016). Automatic Bayesian polarity determination. </w:t>
      </w:r>
      <w:r>
        <w:rPr>
          <w:rFonts w:ascii="Times New Roman" w:eastAsia="Times New Roman" w:hAnsi="Times New Roman" w:cs="Times New Roman"/>
          <w:i/>
          <w:iCs/>
          <w:color w:val="000000"/>
        </w:rPr>
        <w:t>Geophysical Journal International, 206</w:t>
      </w:r>
      <w:r>
        <w:rPr>
          <w:rFonts w:ascii="Times New Roman" w:eastAsia="Times New Roman" w:hAnsi="Times New Roman" w:cs="Times New Roman"/>
          <w:color w:val="000000"/>
        </w:rPr>
        <w:t xml:space="preserve">(1), 275-291. </w:t>
      </w:r>
    </w:p>
    <w:p w14:paraId="2FB56BF1"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Rumelhart, D. E., Hinton, G. E., &amp; Williams, R. J. (1986). Learning representations by back-propagating errors. </w:t>
      </w:r>
      <w:r>
        <w:rPr>
          <w:rFonts w:ascii="Times New Roman" w:eastAsia="Times New Roman" w:hAnsi="Times New Roman" w:cs="Times New Roman"/>
          <w:i/>
          <w:iCs/>
          <w:color w:val="000000"/>
        </w:rPr>
        <w:t>Nature, 323</w:t>
      </w:r>
      <w:r>
        <w:rPr>
          <w:rFonts w:ascii="Times New Roman" w:eastAsia="Times New Roman" w:hAnsi="Times New Roman" w:cs="Times New Roman"/>
          <w:color w:val="000000"/>
        </w:rPr>
        <w:t>(6088), 533–536. https://doi.org/10.1038/323533a0</w:t>
      </w:r>
    </w:p>
    <w:p w14:paraId="5DFAC17C" w14:textId="77777777" w:rsidR="00097898" w:rsidRDefault="00000000">
      <w:pP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000000"/>
        </w:rPr>
        <w:t xml:space="preserve">Ross, Z. E., Meier, M. A., &amp; Hauksson, E. (2018). P wave arrival picking and first‐motion polarity determination with deep learning. </w:t>
      </w:r>
      <w:r>
        <w:rPr>
          <w:rFonts w:ascii="Times New Roman" w:eastAsia="Times New Roman" w:hAnsi="Times New Roman" w:cs="Times New Roman"/>
          <w:i/>
          <w:iCs/>
          <w:color w:val="000000"/>
        </w:rPr>
        <w:t>Journal of Geophysical Research: Solid Earth, 123</w:t>
      </w:r>
      <w:r>
        <w:rPr>
          <w:rFonts w:ascii="Times New Roman" w:eastAsia="Times New Roman" w:hAnsi="Times New Roman" w:cs="Times New Roman"/>
          <w:color w:val="000000"/>
        </w:rPr>
        <w:t xml:space="preserve">(6), 5120-5129. </w:t>
      </w:r>
    </w:p>
    <w:p w14:paraId="77DD9014" w14:textId="77777777" w:rsidR="00097898" w:rsidRDefault="00000000">
      <w:pPr>
        <w:spacing w:after="0" w:line="240" w:lineRule="auto"/>
        <w:ind w:left="720" w:hanging="720"/>
        <w:rPr>
          <w:rFonts w:ascii="Times New Roman" w:eastAsia="Times New Roman" w:hAnsi="Times New Roman" w:cs="Times New Roman"/>
        </w:rPr>
      </w:pPr>
      <w:r>
        <w:rPr>
          <w:rFonts w:ascii="Times New Roman" w:eastAsia="Times New Roman" w:hAnsi="Times New Roman" w:cs="Times New Roman"/>
          <w:color w:val="18181B"/>
          <w:highlight w:val="white"/>
        </w:rPr>
        <w:t xml:space="preserve">Sabha, S., Assad, A., Din, N., &amp; Bhat, M. (2024). From scratch or pretrained? An in-depth analysis of deep learning approaches with limited data. </w:t>
      </w:r>
      <w:r>
        <w:rPr>
          <w:rFonts w:ascii="Times New Roman" w:eastAsia="Times New Roman" w:hAnsi="Times New Roman" w:cs="Times New Roman"/>
          <w:i/>
          <w:iCs/>
          <w:color w:val="18181B"/>
          <w:highlight w:val="white"/>
        </w:rPr>
        <w:t>International Journal of System Assurance Engineering and Management</w:t>
      </w:r>
      <w:r>
        <w:rPr>
          <w:rFonts w:ascii="Times New Roman" w:eastAsia="Times New Roman" w:hAnsi="Times New Roman" w:cs="Times New Roman"/>
          <w:color w:val="18181B"/>
          <w:highlight w:val="white"/>
        </w:rPr>
        <w:t>. https://doi.org/10.1007/s13198-024-02345-4.</w:t>
      </w:r>
    </w:p>
    <w:p w14:paraId="09ED4DE6"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Skoumal, R. J., Hardebeck, J. L., &amp; Shearer, P. M. (2024). SKHASH: A Python package for computing earthquake focal mechanisms. </w:t>
      </w:r>
      <w:r>
        <w:rPr>
          <w:rFonts w:ascii="Times New Roman" w:eastAsia="Times New Roman" w:hAnsi="Times New Roman" w:cs="Times New Roman"/>
          <w:i/>
          <w:iCs/>
          <w:color w:val="000000"/>
        </w:rPr>
        <w:t>Seismological Research Letters, 95</w:t>
      </w:r>
      <w:r>
        <w:rPr>
          <w:rFonts w:ascii="Times New Roman" w:eastAsia="Times New Roman" w:hAnsi="Times New Roman" w:cs="Times New Roman"/>
          <w:color w:val="000000"/>
        </w:rPr>
        <w:t>(1), 319–329. https://doi.org/10.1785/0220230144</w:t>
      </w:r>
    </w:p>
    <w:p w14:paraId="6FD222FB"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Shelly, D. R., Hardebeck, J. L., Ellsworth, W. L., &amp; Hill, D. P. (2016). A new strategy for earthquake focal mechanisms using waveform‐correlation‐derived relative polarities and cluster analysis: Application to the 2014 Long Valley Caldera earthquake swarm. </w:t>
      </w:r>
      <w:r>
        <w:rPr>
          <w:rFonts w:ascii="Times New Roman" w:eastAsia="Times New Roman" w:hAnsi="Times New Roman" w:cs="Times New Roman"/>
          <w:i/>
          <w:iCs/>
          <w:color w:val="000000"/>
        </w:rPr>
        <w:t>Journal of Geophysical Research: Solid Earth, 121</w:t>
      </w:r>
      <w:r>
        <w:rPr>
          <w:rFonts w:ascii="Times New Roman" w:eastAsia="Times New Roman" w:hAnsi="Times New Roman" w:cs="Times New Roman"/>
          <w:color w:val="000000"/>
        </w:rPr>
        <w:t xml:space="preserve">(12), 8622-8641. </w:t>
      </w:r>
    </w:p>
    <w:p w14:paraId="6B94DA63"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Tornetta, G. N. (2021). Entropy methods for the confidence assessment of probabilistic classification models. </w:t>
      </w:r>
      <w:r>
        <w:rPr>
          <w:rFonts w:ascii="Times New Roman" w:eastAsia="Times New Roman" w:hAnsi="Times New Roman" w:cs="Times New Roman"/>
          <w:i/>
          <w:iCs/>
          <w:color w:val="000000"/>
        </w:rPr>
        <w:t>arXiv preprint arXiv:2103.15157</w:t>
      </w:r>
      <w:r>
        <w:rPr>
          <w:rFonts w:ascii="Times New Roman" w:eastAsia="Times New Roman" w:hAnsi="Times New Roman" w:cs="Times New Roman"/>
          <w:color w:val="000000"/>
        </w:rPr>
        <w:t xml:space="preserve">. </w:t>
      </w:r>
    </w:p>
    <w:p w14:paraId="488AF4B0"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Uchide, T. (2020). Focal mechanisms of small earthquakes beneath the Japanese islands based on first-motion polarities picked using deep learning. </w:t>
      </w:r>
      <w:r>
        <w:rPr>
          <w:rFonts w:ascii="Times New Roman" w:eastAsia="Times New Roman" w:hAnsi="Times New Roman" w:cs="Times New Roman"/>
          <w:i/>
          <w:iCs/>
          <w:color w:val="000000"/>
        </w:rPr>
        <w:t>Geophysical Journal International</w:t>
      </w:r>
      <w:r>
        <w:rPr>
          <w:rFonts w:ascii="Times New Roman" w:eastAsia="Times New Roman" w:hAnsi="Times New Roman" w:cs="Times New Roman"/>
          <w:color w:val="000000"/>
        </w:rPr>
        <w:t xml:space="preserve">. </w:t>
      </w:r>
    </w:p>
    <w:p w14:paraId="15D9CCF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Waldhauser, F., &amp; Ellsworth, W. L. (2000). A double-difference earthquake location algorithm: Method and application to the northern Hayward fault, California. </w:t>
      </w:r>
      <w:r>
        <w:rPr>
          <w:rFonts w:ascii="Times New Roman" w:eastAsia="Times New Roman" w:hAnsi="Times New Roman" w:cs="Times New Roman"/>
          <w:i/>
          <w:iCs/>
          <w:color w:val="000000"/>
        </w:rPr>
        <w:t>Bulletin of the seismological society of America, 90</w:t>
      </w:r>
      <w:r>
        <w:rPr>
          <w:rFonts w:ascii="Times New Roman" w:eastAsia="Times New Roman" w:hAnsi="Times New Roman" w:cs="Times New Roman"/>
          <w:color w:val="000000"/>
        </w:rPr>
        <w:t xml:space="preserve">(6), 1353-1368. </w:t>
      </w:r>
    </w:p>
    <w:p w14:paraId="5F9A09EF"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Waldhauser, F., Wilcock, W., Tolstoy, M., Baillard, C., Tan, Y., &amp; Schaff, D. (2020). Precision seismic monitoring and analysis at Axial Seamount using a real‐time double‐difference system. </w:t>
      </w:r>
      <w:r>
        <w:rPr>
          <w:rFonts w:ascii="Times New Roman" w:eastAsia="Times New Roman" w:hAnsi="Times New Roman" w:cs="Times New Roman"/>
          <w:i/>
          <w:iCs/>
          <w:color w:val="000000"/>
        </w:rPr>
        <w:t>Journal of Geophysical Research: Solid Earth, 125</w:t>
      </w:r>
      <w:r>
        <w:rPr>
          <w:rFonts w:ascii="Times New Roman" w:eastAsia="Times New Roman" w:hAnsi="Times New Roman" w:cs="Times New Roman"/>
          <w:color w:val="000000"/>
        </w:rPr>
        <w:t xml:space="preserve">(5), e2019JB018796. </w:t>
      </w:r>
    </w:p>
    <w:p w14:paraId="337BF19D"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Wang, K., Waldhauser, F., Schaff, D., Tolstoy, M., Wilcock, W. S., &amp; Tan, Y. J. (2024). Real‐time detection of volcanic unrest and eruption at axial seamount using machine learning. </w:t>
      </w:r>
      <w:r>
        <w:rPr>
          <w:rFonts w:ascii="Times New Roman" w:eastAsia="Times New Roman" w:hAnsi="Times New Roman" w:cs="Times New Roman"/>
          <w:i/>
          <w:iCs/>
          <w:color w:val="000000"/>
        </w:rPr>
        <w:t>Seismological Research Letters, 95</w:t>
      </w:r>
      <w:r>
        <w:rPr>
          <w:rFonts w:ascii="Times New Roman" w:eastAsia="Times New Roman" w:hAnsi="Times New Roman" w:cs="Times New Roman"/>
          <w:color w:val="000000"/>
        </w:rPr>
        <w:t xml:space="preserve">(5), 2651-2662. </w:t>
      </w:r>
    </w:p>
    <w:p w14:paraId="34F0DB11"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Wilcock, W. S. D., Dziak, R. P., Tolstoy, M., Chadwick Jr, W. W., Nooner, S. L., Bohnenstiehl, D. R., et al. (2016). Seismic constraints on caldera dynamics from the 2015 Axial Seamount eruption. </w:t>
      </w:r>
      <w:r>
        <w:rPr>
          <w:rFonts w:ascii="Times New Roman" w:eastAsia="Times New Roman" w:hAnsi="Times New Roman" w:cs="Times New Roman"/>
          <w:i/>
          <w:iCs/>
          <w:color w:val="000000"/>
        </w:rPr>
        <w:t>Science, 354</w:t>
      </w:r>
      <w:r>
        <w:rPr>
          <w:rFonts w:ascii="Times New Roman" w:eastAsia="Times New Roman" w:hAnsi="Times New Roman" w:cs="Times New Roman"/>
          <w:color w:val="000000"/>
        </w:rPr>
        <w:t xml:space="preserve">(6318), 1395-1399. </w:t>
      </w:r>
    </w:p>
    <w:p w14:paraId="1710FC83"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Zhang, J., Li, Z., &amp; Zhang, J. (2023). Simultaneous seismic phase picking and polarity determination with an attention‐based neural network. </w:t>
      </w:r>
      <w:r>
        <w:rPr>
          <w:rFonts w:ascii="Times New Roman" w:eastAsia="Times New Roman" w:hAnsi="Times New Roman" w:cs="Times New Roman"/>
          <w:i/>
          <w:iCs/>
          <w:color w:val="000000"/>
        </w:rPr>
        <w:t>Seismological Society of America, 94</w:t>
      </w:r>
      <w:r>
        <w:rPr>
          <w:rFonts w:ascii="Times New Roman" w:eastAsia="Times New Roman" w:hAnsi="Times New Roman" w:cs="Times New Roman"/>
          <w:color w:val="000000"/>
        </w:rPr>
        <w:t xml:space="preserve">(2A), 813-828. </w:t>
      </w:r>
    </w:p>
    <w:p w14:paraId="01B3DF32"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Zhao, M., Xiao, Z., Zhang, M., Yang, Y., Tang, L., &amp; Chen, S. (2023). DiTingMotion: A deep-learning first-motion-polarity classifier and its application to focal mechanism inversion. </w:t>
      </w:r>
      <w:r>
        <w:rPr>
          <w:rFonts w:ascii="Times New Roman" w:eastAsia="Times New Roman" w:hAnsi="Times New Roman" w:cs="Times New Roman"/>
          <w:i/>
          <w:iCs/>
          <w:color w:val="000000"/>
        </w:rPr>
        <w:t>Frontiers in Earth Science, 11</w:t>
      </w:r>
      <w:r>
        <w:rPr>
          <w:rFonts w:ascii="Times New Roman" w:eastAsia="Times New Roman" w:hAnsi="Times New Roman" w:cs="Times New Roman"/>
          <w:color w:val="000000"/>
        </w:rPr>
        <w:t xml:space="preserve">, 1103914. </w:t>
      </w:r>
    </w:p>
    <w:p w14:paraId="6C863E14" w14:textId="77777777" w:rsidR="00097898" w:rsidRDefault="00000000">
      <w:pPr>
        <w:spacing w:after="0"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Zhu, W., &amp; Beroza, G. C. (2018). PhaseNet: A Deep-Neural-Network-Based Seismic Arrival Time Picking Method. </w:t>
      </w:r>
      <w:r>
        <w:rPr>
          <w:rFonts w:ascii="Times New Roman" w:eastAsia="Times New Roman" w:hAnsi="Times New Roman" w:cs="Times New Roman"/>
          <w:i/>
          <w:iCs/>
          <w:color w:val="000000"/>
        </w:rPr>
        <w:t>Geophysical Journal International</w:t>
      </w:r>
      <w:r>
        <w:rPr>
          <w:rFonts w:ascii="Times New Roman" w:eastAsia="Times New Roman" w:hAnsi="Times New Roman" w:cs="Times New Roman"/>
          <w:color w:val="000000"/>
        </w:rPr>
        <w:t xml:space="preserve">. </w:t>
      </w:r>
    </w:p>
    <w:p w14:paraId="750878F4" w14:textId="77777777" w:rsidR="00097898" w:rsidRDefault="00000000">
      <w:pPr>
        <w:spacing w:line="24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Zhu, W., McBrearty, I. W., Mousavi, S. M., Ellsworth, W. L., &amp; Beroza, G. C. (2022). Earthquake phase association using a Bayesian Gaussian mixture model. </w:t>
      </w:r>
      <w:r>
        <w:rPr>
          <w:rFonts w:ascii="Times New Roman" w:eastAsia="Times New Roman" w:hAnsi="Times New Roman" w:cs="Times New Roman"/>
          <w:i/>
          <w:iCs/>
          <w:color w:val="000000"/>
        </w:rPr>
        <w:t>Journal of Geophysical Research: Solid Earth, 127</w:t>
      </w:r>
      <w:r>
        <w:rPr>
          <w:rFonts w:ascii="Times New Roman" w:eastAsia="Times New Roman" w:hAnsi="Times New Roman" w:cs="Times New Roman"/>
          <w:color w:val="000000"/>
        </w:rPr>
        <w:t xml:space="preserve">(5), e2021JB023249. </w:t>
      </w:r>
    </w:p>
    <w:p w14:paraId="61152ACA" w14:textId="77777777" w:rsidR="00097898" w:rsidRDefault="00097898">
      <w:pPr>
        <w:spacing w:line="240" w:lineRule="auto"/>
        <w:ind w:left="720" w:hanging="720"/>
        <w:rPr>
          <w:rFonts w:ascii="Times New Roman" w:eastAsia="Times New Roman" w:hAnsi="Times New Roman" w:cs="Times New Roman"/>
          <w:color w:val="000000"/>
        </w:rPr>
      </w:pPr>
    </w:p>
    <w:p w14:paraId="041774DB" w14:textId="77777777" w:rsidR="00097898" w:rsidRDefault="00097898">
      <w:pPr>
        <w:spacing w:after="0" w:line="276" w:lineRule="auto"/>
        <w:jc w:val="both"/>
        <w:rPr>
          <w:rFonts w:ascii="Times New Roman" w:eastAsia="Times New Roman" w:hAnsi="Times New Roman" w:cs="Times New Roman"/>
          <w:b/>
          <w:bCs/>
          <w:color w:val="18181B"/>
          <w:sz w:val="30"/>
          <w:szCs w:val="30"/>
          <w:highlight w:val="white"/>
        </w:rPr>
      </w:pPr>
    </w:p>
    <w:sectPr w:rsidR="00097898">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William Wilcock" w:date="2026-08-06T18:17:00Z" w:initials="WW">
    <w:p w14:paraId="51BE09DE" w14:textId="77777777" w:rsidR="00DA47A2" w:rsidRDefault="00DA47A2" w:rsidP="00DA47A2">
      <w:r>
        <w:rPr>
          <w:rStyle w:val="CommentReference"/>
        </w:rPr>
        <w:annotationRef/>
      </w:r>
      <w:r>
        <w:rPr>
          <w:sz w:val="20"/>
          <w:szCs w:val="20"/>
        </w:rPr>
        <w:t>Somewhat repetitive of earlier on</w:t>
      </w:r>
    </w:p>
  </w:comment>
  <w:comment w:id="15" w:author="William Wilcock" w:date="2026-08-06T18:30:00Z" w:initials="WW">
    <w:p w14:paraId="45DD6BA6" w14:textId="77777777" w:rsidR="0030267D" w:rsidRDefault="0030267D" w:rsidP="0030267D">
      <w:r>
        <w:rPr>
          <w:rStyle w:val="CommentReference"/>
        </w:rPr>
        <w:annotationRef/>
      </w:r>
      <w:r>
        <w:rPr>
          <w:sz w:val="20"/>
          <w:szCs w:val="20"/>
        </w:rPr>
        <w:t>I do not think this is necessarily so at frequencies of a few Hertz or more (i.e., above the microseism band) - for example many land stations have wind and anthropogenic noise that we do not see in the oceans.  "different ambient noise chacteristics" would be easier unless you want to get into more details</w:t>
      </w:r>
    </w:p>
  </w:comment>
  <w:comment w:id="16" w:author="William Wilcock" w:date="2026-08-06T19:17:00Z" w:initials="WW">
    <w:p w14:paraId="2B5F095F" w14:textId="0728A34A" w:rsidR="00830FC0" w:rsidRDefault="00830FC0" w:rsidP="00830FC0">
      <w:r>
        <w:rPr>
          <w:rStyle w:val="CommentReference"/>
        </w:rPr>
        <w:annotationRef/>
      </w:r>
      <w:r>
        <w:rPr>
          <w:sz w:val="20"/>
          <w:szCs w:val="20"/>
        </w:rPr>
        <w:t>Assume you use this again but perhaps not</w:t>
      </w:r>
    </w:p>
  </w:comment>
  <w:comment w:id="18" w:author="William Wilcock" w:date="2026-08-06T18:31:00Z" w:initials="WW">
    <w:p w14:paraId="2821E05B" w14:textId="77777777" w:rsidR="0030267D" w:rsidRDefault="0030267D" w:rsidP="0030267D">
      <w:r>
        <w:rPr>
          <w:rStyle w:val="CommentReference"/>
        </w:rPr>
        <w:annotationRef/>
      </w:r>
      <w:r>
        <w:rPr>
          <w:sz w:val="20"/>
          <w:szCs w:val="20"/>
        </w:rPr>
        <w:t>"excellent".  ONC and DONET provides something similar so I am not convinced it is unique</w:t>
      </w:r>
    </w:p>
  </w:comment>
  <w:comment w:id="19" w:author="William Wilcock" w:date="2026-08-06T18:33:00Z" w:initials="WW">
    <w:p w14:paraId="04CCB738" w14:textId="77777777" w:rsidR="0030267D" w:rsidRDefault="0030267D" w:rsidP="0030267D">
      <w:r>
        <w:rPr>
          <w:rStyle w:val="CommentReference"/>
        </w:rPr>
        <w:annotationRef/>
      </w:r>
      <w:r>
        <w:rPr>
          <w:sz w:val="20"/>
          <w:szCs w:val="20"/>
        </w:rPr>
        <w:t xml:space="preserve">Only your work is an appropriate citation since the others either did not work at Axial Seamount or did not uses automatic methods </w:t>
      </w:r>
    </w:p>
  </w:comment>
  <w:comment w:id="26" w:author="William Wilcock" w:date="2026-08-06T19:07:00Z" w:initials="WW">
    <w:p w14:paraId="4C0B9AFD" w14:textId="77777777" w:rsidR="00830FC0" w:rsidRDefault="00830FC0" w:rsidP="00830FC0">
      <w:r>
        <w:rPr>
          <w:rStyle w:val="CommentReference"/>
        </w:rPr>
        <w:annotationRef/>
      </w:r>
      <w:r>
        <w:rPr>
          <w:sz w:val="20"/>
          <w:szCs w:val="20"/>
        </w:rPr>
        <w:t>Since you may be planning to do this for the first paper, I am not sure you should saying this."is not well suited for determining polarities in near real time"</w:t>
      </w:r>
    </w:p>
  </w:comment>
  <w:comment w:id="27" w:author="William Wilcock" w:date="2026-08-06T19:08:00Z" w:initials="WW">
    <w:p w14:paraId="20448616" w14:textId="77777777" w:rsidR="00830FC0" w:rsidRDefault="00830FC0" w:rsidP="00830FC0">
      <w:r>
        <w:rPr>
          <w:rStyle w:val="CommentReference"/>
        </w:rPr>
        <w:annotationRef/>
      </w:r>
      <w:r>
        <w:rPr>
          <w:sz w:val="20"/>
          <w:szCs w:val="20"/>
        </w:rPr>
        <w:t>will the reader have any idea what a "subregion" means - "can produce inconsistent results for different station or earthquakes in different regions"</w:t>
      </w:r>
    </w:p>
  </w:comment>
  <w:comment w:id="31" w:author="William Wilcock" w:date="2026-08-06T19:11:00Z" w:initials="WW">
    <w:p w14:paraId="3C703333" w14:textId="77777777" w:rsidR="00830FC0" w:rsidRDefault="00830FC0" w:rsidP="00830FC0">
      <w:r>
        <w:rPr>
          <w:rStyle w:val="CommentReference"/>
        </w:rPr>
        <w:annotationRef/>
      </w:r>
      <w:r>
        <w:rPr>
          <w:sz w:val="20"/>
          <w:szCs w:val="20"/>
        </w:rPr>
        <w:t>"awkward"  "settings" instead of environments or "for ocean bottom seismometers"</w:t>
      </w:r>
    </w:p>
  </w:comment>
  <w:comment w:id="32" w:author="William Wilcock" w:date="2026-08-06T19:16:00Z" w:initials="WW">
    <w:p w14:paraId="3EEDDFC3" w14:textId="77777777" w:rsidR="00E940D0" w:rsidRDefault="00830FC0" w:rsidP="00E940D0">
      <w:r>
        <w:rPr>
          <w:rStyle w:val="CommentReference"/>
        </w:rPr>
        <w:annotationRef/>
      </w:r>
      <w:r w:rsidR="00E940D0">
        <w:rPr>
          <w:sz w:val="20"/>
          <w:szCs w:val="20"/>
        </w:rPr>
        <w:t xml:space="preserve">This is more like an abstract than the final paragraph which should be 2-3 sentences.  It reads like an abstract with results, details like post-2015 eruptive quiescence that assume the reader knows Axial.  </w:t>
      </w:r>
    </w:p>
    <w:p w14:paraId="46AE0CEA" w14:textId="77777777" w:rsidR="00E940D0" w:rsidRDefault="00E940D0" w:rsidP="00E940D0"/>
    <w:p w14:paraId="5920DA4C" w14:textId="77777777" w:rsidR="00E940D0" w:rsidRDefault="00E940D0" w:rsidP="00E940D0">
      <w:r>
        <w:rPr>
          <w:sz w:val="20"/>
          <w:szCs w:val="20"/>
        </w:rPr>
        <w:t>This paragraph should state the objective of the paper (your 1st sentence) and the general approach, not the results</w:t>
      </w:r>
    </w:p>
  </w:comment>
  <w:comment w:id="34" w:author="William Wilcock" w:date="2026-08-06T20:59:00Z" w:initials="WW">
    <w:p w14:paraId="0DA9B128" w14:textId="77777777" w:rsidR="00CA529D" w:rsidRDefault="00CA529D" w:rsidP="00CA529D">
      <w:r>
        <w:rPr>
          <w:rStyle w:val="CommentReference"/>
        </w:rPr>
        <w:annotationRef/>
      </w:r>
      <w:r>
        <w:rPr>
          <w:sz w:val="20"/>
          <w:szCs w:val="20"/>
        </w:rPr>
        <w:t>Or "data set is from"</w:t>
      </w:r>
    </w:p>
  </w:comment>
  <w:comment w:id="35" w:author="William Wilcock" w:date="2026-08-06T21:03:00Z" w:initials="WW">
    <w:p w14:paraId="1304683E" w14:textId="77777777" w:rsidR="00E042A9" w:rsidRDefault="00CA529D" w:rsidP="00E042A9">
      <w:r>
        <w:rPr>
          <w:rStyle w:val="CommentReference"/>
        </w:rPr>
        <w:annotationRef/>
      </w:r>
      <w:r w:rsidR="00E042A9">
        <w:rPr>
          <w:sz w:val="20"/>
          <w:szCs w:val="20"/>
        </w:rPr>
        <w:t>Why so much background on the  eruptive history.  But isn't it more important for the reader to know that it is very seismically active with earthquakes on a ring fault that reverses direction. You can say all this based on the earlier catalogs and references and then introduce Kaiwen's catalog in the next paragraphy as being recent and better.</w:t>
      </w:r>
    </w:p>
  </w:comment>
  <w:comment w:id="36" w:author="William Wilcock" w:date="2026-08-06T21:05:00Z" w:initials="WW">
    <w:p w14:paraId="375E4A53" w14:textId="178F8DFC" w:rsidR="00CA529D" w:rsidRDefault="00CA529D" w:rsidP="00CA529D">
      <w:r>
        <w:rPr>
          <w:rStyle w:val="CommentReference"/>
        </w:rPr>
        <w:annotationRef/>
      </w:r>
      <w:r>
        <w:rPr>
          <w:sz w:val="20"/>
          <w:szCs w:val="20"/>
        </w:rPr>
        <w:t>Intro paragraph I want you to get rid of says 230,000.  Between what dates are these hypocenters</w:t>
      </w:r>
    </w:p>
  </w:comment>
  <w:comment w:id="37" w:author="William Wilcock" w:date="2026-08-06T21:07:00Z" w:initials="WW">
    <w:p w14:paraId="73E66810" w14:textId="77777777" w:rsidR="00E042A9" w:rsidRDefault="00CA529D" w:rsidP="00E042A9">
      <w:r>
        <w:rPr>
          <w:rStyle w:val="CommentReference"/>
        </w:rPr>
        <w:annotationRef/>
      </w:r>
      <w:r w:rsidR="00E042A9">
        <w:rPr>
          <w:sz w:val="20"/>
          <w:szCs w:val="20"/>
        </w:rPr>
        <w:t>So this is the same catalog that has 144,329 eq.  Seems like the content of this sentence should be in the prior paragraph, with this paragraph just explaining the subset you selected and its characteristics</w:t>
      </w:r>
    </w:p>
  </w:comment>
  <w:comment w:id="38" w:author="William Wilcock" w:date="2026-08-06T21:07:00Z" w:initials="WW">
    <w:p w14:paraId="5211A896" w14:textId="16954AF6" w:rsidR="00CA529D" w:rsidRDefault="00CA529D" w:rsidP="00CA529D">
      <w:r>
        <w:rPr>
          <w:rStyle w:val="CommentReference"/>
        </w:rPr>
        <w:annotationRef/>
      </w:r>
      <w:r>
        <w:rPr>
          <w:sz w:val="20"/>
          <w:szCs w:val="20"/>
        </w:rPr>
        <w:t>So how many earthquakes does this yield</w:t>
      </w:r>
    </w:p>
  </w:comment>
  <w:comment w:id="39" w:author="William Wilcock" w:date="2026-08-06T21:08:00Z" w:initials="WW">
    <w:p w14:paraId="4290441C" w14:textId="77777777" w:rsidR="00020C76" w:rsidRDefault="00020C76" w:rsidP="00020C76">
      <w:r>
        <w:rPr>
          <w:rStyle w:val="CommentReference"/>
        </w:rPr>
        <w:annotationRef/>
      </w:r>
      <w:r>
        <w:rPr>
          <w:sz w:val="20"/>
          <w:szCs w:val="20"/>
        </w:rPr>
        <w:t>Citation</w:t>
      </w:r>
    </w:p>
  </w:comment>
  <w:comment w:id="40" w:author="William Wilcock" w:date="2026-08-06T21:09:00Z" w:initials="WW">
    <w:p w14:paraId="331E96CA" w14:textId="77777777" w:rsidR="00020C76" w:rsidRDefault="00020C76" w:rsidP="00020C76">
      <w:r>
        <w:rPr>
          <w:rStyle w:val="CommentReference"/>
        </w:rPr>
        <w:annotationRef/>
      </w:r>
      <w:r>
        <w:rPr>
          <w:sz w:val="20"/>
          <w:szCs w:val="20"/>
        </w:rPr>
        <w:t>? Fig 1 is a map</w:t>
      </w:r>
    </w:p>
  </w:comment>
  <w:comment w:id="41" w:author="William Wilcock" w:date="2026-08-06T21:39:00Z" w:initials="WW">
    <w:p w14:paraId="7675C90E" w14:textId="77777777" w:rsidR="00E042A9" w:rsidRDefault="00E042A9" w:rsidP="00E042A9">
      <w:r>
        <w:rPr>
          <w:rStyle w:val="CommentReference"/>
        </w:rPr>
        <w:annotationRef/>
      </w:r>
      <w:r>
        <w:rPr>
          <w:sz w:val="20"/>
          <w:szCs w:val="20"/>
        </w:rPr>
        <w:t>Why in italics.  Logic for 3-20 Hz?</w:t>
      </w:r>
    </w:p>
  </w:comment>
  <w:comment w:id="42" w:author="William Wilcock" w:date="2026-08-07T09:16:00Z" w:initials="WW">
    <w:p w14:paraId="3C47540A" w14:textId="77777777" w:rsidR="000156AD" w:rsidRDefault="000156AD" w:rsidP="000156AD">
      <w:r>
        <w:rPr>
          <w:rStyle w:val="CommentReference"/>
        </w:rPr>
        <w:annotationRef/>
      </w:r>
      <w:r>
        <w:rPr>
          <w:sz w:val="20"/>
          <w:szCs w:val="20"/>
        </w:rPr>
        <w:t>So were they manually picked to give your ground truth polarities</w:t>
      </w:r>
    </w:p>
  </w:comment>
  <w:comment w:id="45" w:author="William Wilcock" w:date="2026-08-06T21:43:00Z" w:initials="WW">
    <w:p w14:paraId="4DEE39D3" w14:textId="77777777" w:rsidR="00C03CF9" w:rsidRDefault="00C03CF9" w:rsidP="00C03CF9">
      <w:r>
        <w:rPr>
          <w:rStyle w:val="CommentReference"/>
        </w:rPr>
        <w:annotationRef/>
      </w:r>
      <w:r>
        <w:rPr>
          <w:sz w:val="20"/>
          <w:szCs w:val="20"/>
        </w:rPr>
        <w:t>"quiet" might confuse the reader into thinking there is less background noise in this interval</w:t>
      </w:r>
    </w:p>
  </w:comment>
  <w:comment w:id="48" w:author="William Wilcock" w:date="2026-08-07T09:17:00Z" w:initials="WW">
    <w:p w14:paraId="1B575419" w14:textId="77777777" w:rsidR="000156AD" w:rsidRDefault="000156AD" w:rsidP="000156AD">
      <w:r>
        <w:rPr>
          <w:rStyle w:val="CommentReference"/>
        </w:rPr>
        <w:annotationRef/>
      </w:r>
      <w:r>
        <w:rPr>
          <w:sz w:val="20"/>
          <w:szCs w:val="20"/>
        </w:rPr>
        <w:t>Is this shown somewhere</w:t>
      </w:r>
    </w:p>
  </w:comment>
  <w:comment w:id="50" w:author="William Wilcock" w:date="2026-08-06T21:45:00Z" w:initials="WW">
    <w:p w14:paraId="2C527B82" w14:textId="77777777" w:rsidR="00C03CF9" w:rsidRDefault="00C03CF9" w:rsidP="00C03CF9">
      <w:r>
        <w:rPr>
          <w:rStyle w:val="CommentReference"/>
        </w:rPr>
        <w:annotationRef/>
      </w:r>
      <w:r>
        <w:rPr>
          <w:sz w:val="20"/>
          <w:szCs w:val="20"/>
        </w:rPr>
        <w:t>So is this the 20% of the 26000 waveforms you set aside or the rest of Kaiwen's catalog with lower S/N</w:t>
      </w:r>
    </w:p>
  </w:comment>
  <w:comment w:id="51" w:author="William Wilcock" w:date="2026-08-07T09:27:00Z" w:initials="WW">
    <w:p w14:paraId="5366A558" w14:textId="77777777" w:rsidR="00E5639F" w:rsidRDefault="00EE2215" w:rsidP="00E5639F">
      <w:r>
        <w:rPr>
          <w:rStyle w:val="CommentReference"/>
        </w:rPr>
        <w:annotationRef/>
      </w:r>
      <w:r w:rsidR="00E5639F">
        <w:rPr>
          <w:sz w:val="20"/>
          <w:szCs w:val="20"/>
        </w:rPr>
        <w:t>This is an odd way of organizing things.  I think you could have a standalone methods section that describes the ML models and your approach to evaluating them and developing your own model and then the rest of this section  could then be titled "optimizing a machine learning model"</w:t>
      </w:r>
    </w:p>
  </w:comment>
  <w:comment w:id="52" w:author="William Wilcock" w:date="2026-08-07T09:26:00Z" w:initials="WW">
    <w:p w14:paraId="2034784D" w14:textId="77777777" w:rsidR="00EE2215" w:rsidRDefault="00EE2215" w:rsidP="00EE2215">
      <w:r>
        <w:rPr>
          <w:rStyle w:val="CommentReference"/>
        </w:rPr>
        <w:annotationRef/>
      </w:r>
      <w:r>
        <w:rPr>
          <w:sz w:val="20"/>
          <w:szCs w:val="20"/>
        </w:rPr>
        <w:t>I guess this is okay here but it probably should go in its own section since it is a description of the techniques and nothing to do with the benchmark test.</w:t>
      </w:r>
    </w:p>
  </w:comment>
  <w:comment w:id="53" w:author="William Wilcock" w:date="2026-08-07T09:21:00Z" w:initials="WW">
    <w:p w14:paraId="467C912B" w14:textId="77777777" w:rsidR="00EE2215" w:rsidRDefault="00EE2215" w:rsidP="00EE2215">
      <w:r>
        <w:rPr>
          <w:rStyle w:val="CommentReference"/>
        </w:rPr>
        <w:annotationRef/>
      </w:r>
      <w:r>
        <w:rPr>
          <w:sz w:val="20"/>
          <w:szCs w:val="20"/>
        </w:rPr>
        <w:t>So what exactly is the test.  Which data set are you using.  The 26000 waveforms with 10 noise samples, the 5200 you set aside with 10 noise samples?  To me it is unclear.</w:t>
      </w:r>
    </w:p>
  </w:comment>
  <w:comment w:id="62" w:author="William Wilcock" w:date="2026-08-07T09:30:00Z" w:initials="WW">
    <w:p w14:paraId="195126DD" w14:textId="6F6BD7F1" w:rsidR="00EE2215" w:rsidRDefault="00EE2215" w:rsidP="00EE2215">
      <w:r>
        <w:rPr>
          <w:rStyle w:val="CommentReference"/>
        </w:rPr>
        <w:annotationRef/>
      </w:r>
      <w:r>
        <w:rPr>
          <w:sz w:val="20"/>
          <w:szCs w:val="20"/>
        </w:rPr>
        <w:t>I think AXID1 may be poorly coupled</w:t>
      </w:r>
    </w:p>
  </w:comment>
  <w:comment w:id="67" w:author="William Wilcock" w:date="2026-08-07T09:31:00Z" w:initials="WW">
    <w:p w14:paraId="26D21A5A" w14:textId="77777777" w:rsidR="00790B39" w:rsidRDefault="00790B39" w:rsidP="00790B39">
      <w:r>
        <w:rPr>
          <w:rStyle w:val="CommentReference"/>
        </w:rPr>
        <w:annotationRef/>
      </w:r>
      <w:r>
        <w:rPr>
          <w:sz w:val="20"/>
          <w:szCs w:val="20"/>
        </w:rPr>
        <w:t>"compared to ?-?% for the DL models."</w:t>
      </w:r>
    </w:p>
  </w:comment>
  <w:comment w:id="70" w:author="William Wilcock" w:date="2026-08-07T09:34:00Z" w:initials="WW">
    <w:p w14:paraId="158F5DEC" w14:textId="77777777" w:rsidR="00790B39" w:rsidRDefault="00790B39" w:rsidP="00790B39">
      <w:r>
        <w:rPr>
          <w:rStyle w:val="CommentReference"/>
        </w:rPr>
        <w:annotationRef/>
      </w:r>
      <w:r>
        <w:rPr>
          <w:sz w:val="20"/>
          <w:szCs w:val="20"/>
        </w:rPr>
        <w:t>The reader might wonder which performs best of the DL models so you could expand this with supplementary text and/or a  table.</w:t>
      </w:r>
    </w:p>
  </w:comment>
  <w:comment w:id="73" w:author="William Wilcock" w:date="2026-08-07T09:19:00Z" w:initials="WW">
    <w:p w14:paraId="52FC930A" w14:textId="77777777" w:rsidR="000156AD" w:rsidRDefault="000156AD" w:rsidP="000156AD">
      <w:r>
        <w:rPr>
          <w:rStyle w:val="CommentReference"/>
        </w:rPr>
        <w:annotationRef/>
      </w:r>
      <w:r>
        <w:rPr>
          <w:sz w:val="20"/>
          <w:szCs w:val="20"/>
        </w:rPr>
        <w:t>What do you mean by baseline.  Isn't everything being compared to the ground truth</w:t>
      </w:r>
    </w:p>
  </w:comment>
  <w:comment w:id="76" w:author="William Wilcock" w:date="2026-08-07T09:53:00Z" w:initials="WW">
    <w:p w14:paraId="583499CC" w14:textId="77777777" w:rsidR="00A05E49" w:rsidRDefault="00A05E49" w:rsidP="00A05E49">
      <w:r>
        <w:rPr>
          <w:rStyle w:val="CommentReference"/>
        </w:rPr>
        <w:annotationRef/>
      </w:r>
      <w:r>
        <w:rPr>
          <w:sz w:val="20"/>
          <w:szCs w:val="20"/>
        </w:rPr>
        <w:t>So you never cite figure 6 or describe what is shows.</w:t>
      </w:r>
    </w:p>
  </w:comment>
  <w:comment w:id="77" w:author="William Wilcock" w:date="2026-08-07T09:45:00Z" w:initials="WW">
    <w:p w14:paraId="4362F7D1" w14:textId="77777777" w:rsidR="002308CF" w:rsidRDefault="002308CF" w:rsidP="002308CF">
      <w:r>
        <w:rPr>
          <w:rStyle w:val="CommentReference"/>
        </w:rPr>
        <w:annotationRef/>
      </w:r>
      <w:r>
        <w:rPr>
          <w:sz w:val="20"/>
          <w:szCs w:val="20"/>
        </w:rPr>
        <w:t>Font is small and distorted.  Make larger size and use a San-serif font (i.e., arial not times new roman)</w:t>
      </w:r>
    </w:p>
  </w:comment>
  <w:comment w:id="88" w:author="William Wilcock" w:date="2026-08-07T09:40:00Z" w:initials="WW">
    <w:p w14:paraId="2F07EECC" w14:textId="77777777" w:rsidR="00790B39" w:rsidRDefault="00790B39" w:rsidP="00790B39">
      <w:r>
        <w:rPr>
          <w:rStyle w:val="CommentReference"/>
        </w:rPr>
        <w:annotationRef/>
      </w:r>
      <w:r>
        <w:rPr>
          <w:sz w:val="20"/>
          <w:szCs w:val="20"/>
        </w:rPr>
        <w:t xml:space="preserve">What does this mean? </w:t>
      </w:r>
    </w:p>
  </w:comment>
  <w:comment w:id="89" w:author="William Wilcock" w:date="2026-08-07T09:44:00Z" w:initials="WW">
    <w:p w14:paraId="59E6C78B" w14:textId="77777777" w:rsidR="002308CF" w:rsidRDefault="002308CF" w:rsidP="002308CF">
      <w:r>
        <w:rPr>
          <w:rStyle w:val="CommentReference"/>
        </w:rPr>
        <w:annotationRef/>
      </w:r>
      <w:r>
        <w:rPr>
          <w:sz w:val="20"/>
          <w:szCs w:val="20"/>
        </w:rPr>
        <w:t>Not sure why you need these numbers.  You could just give the colors</w:t>
      </w:r>
    </w:p>
  </w:comment>
  <w:comment w:id="97" w:author="William Wilcock" w:date="2026-08-07T09:49:00Z" w:initials="WW">
    <w:p w14:paraId="2E6DC7F2" w14:textId="77777777" w:rsidR="002308CF" w:rsidRDefault="002308CF" w:rsidP="002308CF">
      <w:r>
        <w:rPr>
          <w:rStyle w:val="CommentReference"/>
        </w:rPr>
        <w:annotationRef/>
      </w:r>
      <w:r>
        <w:rPr>
          <w:sz w:val="20"/>
          <w:szCs w:val="20"/>
        </w:rPr>
        <w:t>How many waveforms in each category</w:t>
      </w:r>
    </w:p>
  </w:comment>
  <w:comment w:id="98" w:author="William Wilcock" w:date="2026-08-07T09:50:00Z" w:initials="WW">
    <w:p w14:paraId="65F6B829" w14:textId="77777777" w:rsidR="00A05E49" w:rsidRDefault="00A05E49" w:rsidP="00A05E49">
      <w:r>
        <w:rPr>
          <w:rStyle w:val="CommentReference"/>
        </w:rPr>
        <w:annotationRef/>
      </w:r>
      <w:r>
        <w:rPr>
          <w:sz w:val="20"/>
          <w:szCs w:val="20"/>
        </w:rPr>
        <w:t>This is the original group so you created two new subsets/categories</w:t>
      </w:r>
    </w:p>
  </w:comment>
  <w:comment w:id="99" w:author="William Wilcock" w:date="2026-08-07T10:01:00Z" w:initials="WW">
    <w:p w14:paraId="20988AF5" w14:textId="50E2DCC7" w:rsidR="00F23742" w:rsidRDefault="00F23742" w:rsidP="00F23742">
      <w:r>
        <w:rPr>
          <w:rStyle w:val="CommentReference"/>
        </w:rPr>
        <w:annotationRef/>
      </w:r>
      <w:r>
        <w:rPr>
          <w:sz w:val="20"/>
          <w:szCs w:val="20"/>
        </w:rPr>
        <w:t>Figure 7 should not be cited here since you do not get to it until the next paragraph where you introduce it explicitly</w:t>
      </w:r>
    </w:p>
  </w:comment>
  <w:comment w:id="100" w:author="William Wilcock" w:date="2026-08-07T09:48:00Z" w:initials="WW">
    <w:p w14:paraId="25435E38" w14:textId="77777777" w:rsidR="002308CF" w:rsidRDefault="002308CF" w:rsidP="002308CF">
      <w:r>
        <w:rPr>
          <w:rStyle w:val="CommentReference"/>
        </w:rPr>
        <w:annotationRef/>
      </w:r>
      <w:r>
        <w:rPr>
          <w:sz w:val="20"/>
          <w:szCs w:val="20"/>
        </w:rPr>
        <w:t>Seems like the reader need to know what this is?</w:t>
      </w:r>
    </w:p>
  </w:comment>
  <w:comment w:id="101" w:author="William Wilcock" w:date="2026-08-07T09:59:00Z" w:initials="WW">
    <w:p w14:paraId="409D6B7C" w14:textId="77777777" w:rsidR="00AD52F3" w:rsidRDefault="00A05E49" w:rsidP="00AD52F3">
      <w:r>
        <w:rPr>
          <w:rStyle w:val="CommentReference"/>
        </w:rPr>
        <w:annotationRef/>
      </w:r>
      <w:r w:rsidR="00AD52F3">
        <w:rPr>
          <w:sz w:val="20"/>
          <w:szCs w:val="20"/>
        </w:rPr>
        <w:t>If I understand things correctly the coral pink bars in 7a are the same as the amber bars in 6 and the coral pink bars in 7b are the same as the turquoise bars in Figure 6.  I would suggest keeping those and coming up with new colors for the low and high SNR bars.  Otherwise you are making the reader to a lot of work to understand things</w:t>
      </w:r>
    </w:p>
  </w:comment>
  <w:comment w:id="102" w:author="William Wilcock" w:date="2026-08-07T10:19:00Z" w:initials="WW">
    <w:p w14:paraId="4C65F66F" w14:textId="77777777" w:rsidR="00AD52F3" w:rsidRDefault="00AD52F3" w:rsidP="00AD52F3">
      <w:r>
        <w:rPr>
          <w:rStyle w:val="CommentReference"/>
        </w:rPr>
        <w:annotationRef/>
      </w:r>
      <w:r>
        <w:rPr>
          <w:sz w:val="20"/>
          <w:szCs w:val="20"/>
        </w:rPr>
        <w:t>Not sure whether I got all this right but I think it would be clearer if you were stating that you trained low and high SNR models and compared them to the original in Figure 6.</w:t>
      </w:r>
    </w:p>
  </w:comment>
  <w:comment w:id="127" w:author="William Wilcock" w:date="2026-08-07T10:24:00Z" w:initials="WW">
    <w:p w14:paraId="2FBE1A19" w14:textId="2979DABD" w:rsidR="00A54FCB" w:rsidRDefault="00A54FCB" w:rsidP="00A54FCB">
      <w:r>
        <w:rPr>
          <w:rStyle w:val="CommentReference"/>
        </w:rPr>
        <w:annotationRef/>
      </w:r>
      <w:r>
        <w:rPr>
          <w:sz w:val="20"/>
          <w:szCs w:val="20"/>
        </w:rPr>
        <w:t>This is a weak start in that the prior paragraphs describe what you did so you do not need to repeat it here - what else would be you be plotting.  Stronger writing would lead off with the primary result form these tests (your poorly written last sentence and just cite the figure in parentheses.</w:t>
      </w:r>
    </w:p>
  </w:comment>
  <w:comment w:id="129" w:author="William Wilcock" w:date="2026-08-07T10:21:00Z" w:initials="WW">
    <w:p w14:paraId="079E6793" w14:textId="77777777" w:rsidR="00A54FCB" w:rsidRDefault="00AD52F3" w:rsidP="00A54FCB">
      <w:r>
        <w:rPr>
          <w:rStyle w:val="CommentReference"/>
        </w:rPr>
        <w:annotationRef/>
      </w:r>
      <w:r w:rsidR="00A54FCB">
        <w:rPr>
          <w:sz w:val="20"/>
          <w:szCs w:val="20"/>
        </w:rPr>
        <w:t>Horrible wording "These results suggest that models trained directly on data from multiple stations are more robust to variations in SNR than models fine-tuned from pretrained models."</w:t>
      </w:r>
    </w:p>
    <w:p w14:paraId="62F8250D" w14:textId="77777777" w:rsidR="00A54FCB" w:rsidRDefault="00A54FCB" w:rsidP="00A54FCB"/>
    <w:p w14:paraId="4B2ADCFF" w14:textId="77777777" w:rsidR="00A54FCB" w:rsidRDefault="00A54FCB" w:rsidP="00A54FCB">
      <w:r>
        <w:rPr>
          <w:sz w:val="20"/>
          <w:szCs w:val="20"/>
        </w:rPr>
        <w:t>Why can't you lead with this as your topic sentence</w:t>
      </w:r>
    </w:p>
  </w:comment>
  <w:comment w:id="130" w:author="William Wilcock" w:date="2026-08-07T10:25:00Z" w:initials="WW">
    <w:p w14:paraId="10CF1B82" w14:textId="77777777" w:rsidR="00A54FCB" w:rsidRDefault="00A54FCB" w:rsidP="00A54FCB">
      <w:r>
        <w:rPr>
          <w:rStyle w:val="CommentReference"/>
        </w:rPr>
        <w:annotationRef/>
      </w:r>
      <w:r>
        <w:rPr>
          <w:sz w:val="20"/>
          <w:szCs w:val="20"/>
        </w:rPr>
        <w:t>Indent all paragraphs.</w:t>
      </w:r>
    </w:p>
  </w:comment>
  <w:comment w:id="132" w:author="William Wilcock" w:date="2026-08-07T10:29:00Z" w:initials="WW">
    <w:p w14:paraId="4E19675B" w14:textId="77777777" w:rsidR="00A54FCB" w:rsidRDefault="00A54FCB" w:rsidP="00A54FCB">
      <w:r>
        <w:rPr>
          <w:rStyle w:val="CommentReference"/>
        </w:rPr>
        <w:annotationRef/>
      </w:r>
      <w:r>
        <w:rPr>
          <w:sz w:val="20"/>
          <w:szCs w:val="20"/>
        </w:rPr>
        <w:t>Again, this is something you have already done and shown in Figure 6 so make it clear you are looking at results with two different time shifts compared with the original no time shift comparisons.</w:t>
      </w:r>
    </w:p>
  </w:comment>
  <w:comment w:id="138" w:author="William Wilcock" w:date="2026-08-07T10:30:00Z" w:initials="WW">
    <w:p w14:paraId="20141E29" w14:textId="77777777" w:rsidR="00A54FCB" w:rsidRDefault="00A54FCB" w:rsidP="00A54FCB">
      <w:r>
        <w:rPr>
          <w:rStyle w:val="CommentReference"/>
        </w:rPr>
        <w:annotationRef/>
      </w:r>
      <w:r>
        <w:rPr>
          <w:sz w:val="20"/>
          <w:szCs w:val="20"/>
        </w:rPr>
        <w:t>I do not think you need to say his here</w:t>
      </w:r>
    </w:p>
  </w:comment>
  <w:comment w:id="133" w:author="William Wilcock" w:date="2026-08-07T10:43:00Z" w:initials="WW">
    <w:p w14:paraId="0B7F057F" w14:textId="77777777" w:rsidR="00082E18" w:rsidRDefault="00082E18" w:rsidP="00082E18">
      <w:r>
        <w:rPr>
          <w:rStyle w:val="CommentReference"/>
        </w:rPr>
        <w:annotationRef/>
      </w:r>
      <w:r>
        <w:rPr>
          <w:sz w:val="20"/>
          <w:szCs w:val="20"/>
        </w:rPr>
        <w:t>I do not think this correct?  All you have shown is that when you train on models with timing errors that the polarity picks degrade when there are picking errors in the data.  I would suggest deleting this clause.</w:t>
      </w:r>
    </w:p>
  </w:comment>
  <w:comment w:id="140" w:author="William Wilcock" w:date="2026-08-07T10:44:00Z" w:initials="WW">
    <w:p w14:paraId="1EDB8E90" w14:textId="77777777" w:rsidR="00082E18" w:rsidRDefault="00082E18" w:rsidP="00082E18">
      <w:r>
        <w:rPr>
          <w:rStyle w:val="CommentReference"/>
        </w:rPr>
        <w:annotationRef/>
      </w:r>
      <w:r>
        <w:rPr>
          <w:sz w:val="20"/>
          <w:szCs w:val="20"/>
        </w:rPr>
        <w:t>Again sticking with the Figure 6 color for the baseline and using two new colors (possibly the same as Fig 7) would make things clearer</w:t>
      </w:r>
    </w:p>
  </w:comment>
  <w:comment w:id="141" w:author="William Wilcock" w:date="2026-08-07T10:47:00Z" w:initials="WW">
    <w:p w14:paraId="152A4808" w14:textId="77777777" w:rsidR="00082E18" w:rsidRDefault="00082E18" w:rsidP="00082E18">
      <w:r>
        <w:rPr>
          <w:rStyle w:val="CommentReference"/>
        </w:rPr>
        <w:annotationRef/>
      </w:r>
      <w:r>
        <w:rPr>
          <w:sz w:val="20"/>
          <w:szCs w:val="20"/>
        </w:rPr>
        <w:t>Use this format for the Figure 7 caption?</w:t>
      </w:r>
    </w:p>
  </w:comment>
  <w:comment w:id="150" w:author="William Wilcock" w:date="2026-08-07T10:48:00Z" w:initials="WW">
    <w:p w14:paraId="04F43050" w14:textId="77777777" w:rsidR="00082E18" w:rsidRDefault="00082E18" w:rsidP="00082E18">
      <w:r>
        <w:rPr>
          <w:rStyle w:val="CommentReference"/>
        </w:rPr>
        <w:annotationRef/>
      </w:r>
      <w:r>
        <w:rPr>
          <w:sz w:val="20"/>
          <w:szCs w:val="20"/>
        </w:rPr>
        <w:t>This makes it seem like you have new models but you are just using the models you introduced in Figure 6</w:t>
      </w:r>
    </w:p>
  </w:comment>
  <w:comment w:id="151" w:author="William Wilcock" w:date="2026-08-07T10:49:00Z" w:initials="WW">
    <w:p w14:paraId="35B6A726" w14:textId="77777777" w:rsidR="00082E18" w:rsidRDefault="00082E18" w:rsidP="00082E18">
      <w:r>
        <w:rPr>
          <w:rStyle w:val="CommentReference"/>
        </w:rPr>
        <w:annotationRef/>
      </w:r>
      <w:r>
        <w:rPr>
          <w:sz w:val="20"/>
          <w:szCs w:val="20"/>
        </w:rPr>
        <w:t>Again this is what you have already done so explicitly state that.</w:t>
      </w:r>
    </w:p>
  </w:comment>
  <w:comment w:id="168" w:author="William Wilcock" w:date="2026-08-07T10:56:00Z" w:initials="WW">
    <w:p w14:paraId="7585FE30" w14:textId="77777777" w:rsidR="00B23156" w:rsidRDefault="00B23156" w:rsidP="00B23156">
      <w:r>
        <w:rPr>
          <w:rStyle w:val="CommentReference"/>
        </w:rPr>
        <w:annotationRef/>
      </w:r>
      <w:r>
        <w:rPr>
          <w:sz w:val="20"/>
          <w:szCs w:val="20"/>
        </w:rPr>
        <w:t>"compared with ?% for training without time shifts"</w:t>
      </w:r>
    </w:p>
  </w:comment>
  <w:comment w:id="171" w:author="William Wilcock" w:date="2026-08-07T10:57:00Z" w:initials="WW">
    <w:p w14:paraId="33543680" w14:textId="77777777" w:rsidR="00B23156" w:rsidRDefault="00B23156" w:rsidP="00B23156">
      <w:r>
        <w:rPr>
          <w:rStyle w:val="CommentReference"/>
        </w:rPr>
        <w:annotationRef/>
      </w:r>
      <w:r>
        <w:rPr>
          <w:sz w:val="20"/>
          <w:szCs w:val="20"/>
        </w:rPr>
        <w:t>What does this mean "using all stations"?</w:t>
      </w:r>
    </w:p>
  </w:comment>
  <w:comment w:id="174" w:author="William Wilcock" w:date="2026-08-07T11:00:00Z" w:initials="WW">
    <w:p w14:paraId="7625FDB8" w14:textId="77777777" w:rsidR="00B23156" w:rsidRDefault="00B23156" w:rsidP="00B23156">
      <w:r>
        <w:rPr>
          <w:rStyle w:val="CommentReference"/>
        </w:rPr>
        <w:annotationRef/>
      </w:r>
      <w:r>
        <w:rPr>
          <w:sz w:val="20"/>
          <w:szCs w:val="20"/>
        </w:rPr>
        <w:t>I thought you just stated that 0.1 s is better when that matches the accuracy of your picks so to justify this you would need to say something about the accuracy of picks in Kaiwen's catalog.  Did you state this in your Data section</w:t>
      </w:r>
    </w:p>
  </w:comment>
  <w:comment w:id="177" w:author="William Wilcock" w:date="2026-08-07T11:04:00Z" w:initials="WW">
    <w:p w14:paraId="0AFE2CEB" w14:textId="77777777" w:rsidR="001C7202" w:rsidRDefault="001C7202" w:rsidP="001C7202">
      <w:r>
        <w:rPr>
          <w:rStyle w:val="CommentReference"/>
        </w:rPr>
        <w:annotationRef/>
      </w:r>
      <w:r>
        <w:rPr>
          <w:sz w:val="20"/>
          <w:szCs w:val="20"/>
        </w:rPr>
        <w:t>Is this something shown in a figure above?  If so cite it.  Also, I thought you said that training with 0.01 s shifts was better when the applied shirts are 0.01 s.  That is your training uncertainty should match your actual uncertainty</w:t>
      </w:r>
    </w:p>
  </w:comment>
  <w:comment w:id="178" w:author="William Wilcock" w:date="2026-08-07T11:02:00Z" w:initials="WW">
    <w:p w14:paraId="5A3C85CF" w14:textId="77777777" w:rsidR="00B23156" w:rsidRDefault="00B23156" w:rsidP="00B23156">
      <w:r>
        <w:rPr>
          <w:rStyle w:val="CommentReference"/>
        </w:rPr>
        <w:annotationRef/>
      </w:r>
      <w:r>
        <w:rPr>
          <w:sz w:val="20"/>
          <w:szCs w:val="20"/>
        </w:rPr>
        <w:t>Shouldn't you be doing this with time shifts</w:t>
      </w:r>
    </w:p>
  </w:comment>
  <w:comment w:id="187" w:author="William Wilcock" w:date="2026-08-07T12:38:00Z" w:initials="WW">
    <w:p w14:paraId="2E07EA2D" w14:textId="77777777" w:rsidR="00E5639F" w:rsidRDefault="00E5639F" w:rsidP="00E5639F">
      <w:r>
        <w:rPr>
          <w:rStyle w:val="CommentReference"/>
        </w:rPr>
        <w:annotationRef/>
      </w:r>
      <w:r>
        <w:rPr>
          <w:sz w:val="20"/>
          <w:szCs w:val="20"/>
        </w:rPr>
        <w:t>Why italics</w:t>
      </w:r>
    </w:p>
  </w:comment>
  <w:comment w:id="205" w:author="William Wilcock" w:date="2026-08-07T12:43:00Z" w:initials="WW">
    <w:p w14:paraId="1A08212C" w14:textId="77777777" w:rsidR="00FE6E4F" w:rsidRDefault="00FE6E4F" w:rsidP="00FE6E4F">
      <w:r>
        <w:rPr>
          <w:rStyle w:val="CommentReference"/>
        </w:rPr>
        <w:annotationRef/>
      </w:r>
      <w:r>
        <w:rPr>
          <w:sz w:val="20"/>
          <w:szCs w:val="20"/>
        </w:rPr>
        <w:t>Needed?  Seems like if you consistently tell people what you do, you do not need to tell them what you didn't do</w:t>
      </w:r>
    </w:p>
  </w:comment>
  <w:comment w:id="207" w:author="William Wilcock" w:date="2026-08-07T16:58:00Z" w:initials="WW">
    <w:p w14:paraId="1BA3E545" w14:textId="77777777" w:rsidR="00FD2ADF" w:rsidRDefault="00FD2ADF" w:rsidP="00FD2ADF">
      <w:r>
        <w:rPr>
          <w:rStyle w:val="CommentReference"/>
        </w:rPr>
        <w:annotationRef/>
      </w:r>
      <w:r>
        <w:rPr>
          <w:sz w:val="20"/>
          <w:szCs w:val="20"/>
        </w:rPr>
        <w:t>What do you mean by experiments?  Is it needed</w:t>
      </w:r>
    </w:p>
  </w:comment>
  <w:comment w:id="208" w:author="William Wilcock" w:date="2026-08-07T12:46:00Z" w:initials="WW">
    <w:p w14:paraId="53565020" w14:textId="77777777" w:rsidR="00FE6E4F" w:rsidRDefault="00FE6E4F" w:rsidP="00FE6E4F">
      <w:r>
        <w:rPr>
          <w:rStyle w:val="CommentReference"/>
        </w:rPr>
        <w:annotationRef/>
      </w:r>
      <w:r>
        <w:rPr>
          <w:sz w:val="20"/>
          <w:szCs w:val="20"/>
        </w:rPr>
        <w:t>Suggests that you only had 300,000 P wave picks which seems low given the number of earthquakes in the catalog.</w:t>
      </w:r>
    </w:p>
  </w:comment>
  <w:comment w:id="211" w:author="William Wilcock" w:date="2026-08-07T17:05:00Z" w:initials="WW">
    <w:p w14:paraId="4F6F8955" w14:textId="77777777" w:rsidR="00FD2ADF" w:rsidRDefault="00FD2ADF" w:rsidP="00FD2ADF">
      <w:r>
        <w:rPr>
          <w:rStyle w:val="CommentReference"/>
        </w:rPr>
        <w:annotationRef/>
      </w:r>
      <w:r>
        <w:rPr>
          <w:sz w:val="20"/>
          <w:szCs w:val="20"/>
        </w:rPr>
        <w:t>How does Figure 10 show this</w:t>
      </w:r>
    </w:p>
  </w:comment>
  <w:comment w:id="213" w:author="William Wilcock" w:date="2026-08-07T17:04:00Z" w:initials="WW">
    <w:p w14:paraId="7BFFA4C7" w14:textId="77777777" w:rsidR="00FD2ADF" w:rsidRDefault="00FD2ADF" w:rsidP="00FD2ADF">
      <w:r>
        <w:rPr>
          <w:rStyle w:val="CommentReference"/>
        </w:rPr>
        <w:annotationRef/>
      </w:r>
      <w:r>
        <w:rPr>
          <w:sz w:val="20"/>
          <w:szCs w:val="20"/>
        </w:rPr>
        <w:t>?  Needs citation.  Only you have done this at Axial</w:t>
      </w:r>
    </w:p>
  </w:comment>
  <w:comment w:id="214" w:author="William Wilcock" w:date="2026-08-07T17:06:00Z" w:initials="WW">
    <w:p w14:paraId="08C38FFF" w14:textId="77777777" w:rsidR="00FD2ADF" w:rsidRDefault="00FD2ADF" w:rsidP="00FD2ADF">
      <w:r>
        <w:rPr>
          <w:rStyle w:val="CommentReference"/>
        </w:rPr>
        <w:annotationRef/>
      </w:r>
      <w:r>
        <w:rPr>
          <w:sz w:val="20"/>
          <w:szCs w:val="20"/>
        </w:rPr>
        <w:t>Font sizes are ridiculously small.  What am I meant to be getting out of this figure?</w:t>
      </w:r>
    </w:p>
  </w:comment>
  <w:comment w:id="227" w:author="William Wilcock" w:date="2026-08-07T17:09:00Z" w:initials="WW">
    <w:p w14:paraId="354A90C4" w14:textId="77777777" w:rsidR="00DC60EE" w:rsidRDefault="00DC60EE" w:rsidP="00DC60EE">
      <w:r>
        <w:rPr>
          <w:rStyle w:val="CommentReference"/>
        </w:rPr>
        <w:annotationRef/>
      </w:r>
      <w:r>
        <w:rPr>
          <w:sz w:val="20"/>
          <w:szCs w:val="20"/>
        </w:rPr>
        <w:t>No idea what a misfit ratio is?</w:t>
      </w:r>
    </w:p>
  </w:comment>
  <w:comment w:id="226" w:author="William Wilcock" w:date="2026-08-07T17:40:00Z" w:initials="WW">
    <w:p w14:paraId="47934B0E" w14:textId="77777777" w:rsidR="00CF5015" w:rsidRDefault="00CF5015" w:rsidP="00CF5015">
      <w:r>
        <w:rPr>
          <w:rStyle w:val="CommentReference"/>
        </w:rPr>
        <w:annotationRef/>
      </w:r>
      <w:r>
        <w:rPr>
          <w:sz w:val="20"/>
          <w:szCs w:val="20"/>
        </w:rPr>
        <w:t>What is going on on the West wall.  Looks like you have &gt;50% disagreement at some positions</w:t>
      </w:r>
    </w:p>
  </w:comment>
  <w:comment w:id="229" w:author="William Wilcock" w:date="2026-08-07T17:43:00Z" w:initials="WW">
    <w:p w14:paraId="35704121" w14:textId="77777777" w:rsidR="00CF5015" w:rsidRDefault="00CF5015" w:rsidP="00CF5015">
      <w:r>
        <w:rPr>
          <w:rStyle w:val="CommentReference"/>
        </w:rPr>
        <w:annotationRef/>
      </w:r>
      <w:r>
        <w:rPr>
          <w:sz w:val="20"/>
          <w:szCs w:val="20"/>
        </w:rPr>
        <w:t>So you have about 12% disagreement but does this change when you just consider picks for the earthquakes with a minimum of 5 P waves which is your requirement for focal mechanisms? Also, you do need to say something about how focal mechanisms so things like the 5 station requirement are clear to the reader</w:t>
      </w:r>
    </w:p>
  </w:comment>
  <w:comment w:id="231" w:author="William Wilcock" w:date="2026-08-07T17:44:00Z" w:initials="WW">
    <w:p w14:paraId="31F9A5EC" w14:textId="77777777" w:rsidR="00CF5015" w:rsidRDefault="00CF5015" w:rsidP="00CF5015">
      <w:r>
        <w:rPr>
          <w:rStyle w:val="CommentReference"/>
        </w:rPr>
        <w:annotationRef/>
      </w:r>
      <w:r>
        <w:rPr>
          <w:sz w:val="20"/>
          <w:szCs w:val="20"/>
        </w:rPr>
        <w:t>So you are now throwing back in the 13,000 earthquakes?</w:t>
      </w:r>
    </w:p>
  </w:comment>
  <w:comment w:id="243" w:author="William Wilcock" w:date="2026-08-07T17:48:00Z" w:initials="WW">
    <w:p w14:paraId="58381C9B" w14:textId="77777777" w:rsidR="00CF5015" w:rsidRDefault="00CF5015" w:rsidP="00CF5015">
      <w:r>
        <w:rPr>
          <w:rStyle w:val="CommentReference"/>
        </w:rPr>
        <w:annotationRef/>
      </w:r>
      <w:r>
        <w:rPr>
          <w:sz w:val="20"/>
          <w:szCs w:val="20"/>
        </w:rPr>
        <w:t>So what fraction of mechanisms are common</w:t>
      </w:r>
    </w:p>
  </w:comment>
  <w:comment w:id="266" w:author="William Wilcock" w:date="2026-08-08T09:51:00Z" w:initials="WW">
    <w:p w14:paraId="2B83C1F7" w14:textId="77777777" w:rsidR="00B07852" w:rsidRDefault="00B07852" w:rsidP="00B07852">
      <w:r>
        <w:rPr>
          <w:rStyle w:val="CommentReference"/>
        </w:rPr>
        <w:annotationRef/>
      </w:r>
      <w:r>
        <w:rPr>
          <w:sz w:val="20"/>
          <w:szCs w:val="20"/>
        </w:rPr>
        <w:t>Where do you get the location from?</w:t>
      </w:r>
    </w:p>
  </w:comment>
  <w:comment w:id="267" w:author="William Wilcock" w:date="2026-08-08T10:00:00Z" w:initials="WW">
    <w:p w14:paraId="0133B051" w14:textId="77777777" w:rsidR="002D4FC4" w:rsidRDefault="00591825" w:rsidP="002D4FC4">
      <w:r>
        <w:rPr>
          <w:rStyle w:val="CommentReference"/>
        </w:rPr>
        <w:annotationRef/>
      </w:r>
      <w:r w:rsidR="002D4FC4">
        <w:rPr>
          <w:sz w:val="20"/>
          <w:szCs w:val="20"/>
        </w:rPr>
        <w:t>This breaks up the flow.  Rather than sticking this at the end of the paragraph, why not put it as motivation at the start?</w:t>
      </w:r>
    </w:p>
  </w:comment>
  <w:comment w:id="270" w:author="William Wilcock" w:date="2026-08-08T09:53:00Z" w:initials="WW">
    <w:p w14:paraId="03D03786" w14:textId="77777777" w:rsidR="00591825" w:rsidRDefault="00591825" w:rsidP="00591825">
      <w:r>
        <w:rPr>
          <w:rStyle w:val="CommentReference"/>
        </w:rPr>
        <w:annotationRef/>
      </w:r>
      <w:r>
        <w:rPr>
          <w:sz w:val="20"/>
          <w:szCs w:val="20"/>
        </w:rPr>
        <w:t>Doesn't explain earthquake location step</w:t>
      </w:r>
    </w:p>
  </w:comment>
  <w:comment w:id="271" w:author="William Wilcock" w:date="2026-08-08T10:06:00Z" w:initials="WW">
    <w:p w14:paraId="4216DDF3" w14:textId="77777777" w:rsidR="002D4FC4" w:rsidRDefault="002D4FC4" w:rsidP="002D4FC4">
      <w:r>
        <w:rPr>
          <w:rStyle w:val="CommentReference"/>
        </w:rPr>
        <w:annotationRef/>
      </w:r>
      <w:r>
        <w:rPr>
          <w:sz w:val="20"/>
          <w:szCs w:val="20"/>
        </w:rPr>
        <w:t>Which catalog</w:t>
      </w:r>
    </w:p>
  </w:comment>
  <w:comment w:id="272" w:author="William Wilcock" w:date="2026-08-08T10:08:00Z" w:initials="WW">
    <w:p w14:paraId="3B29C113" w14:textId="77777777" w:rsidR="002D4FC4" w:rsidRDefault="002D4FC4" w:rsidP="002D4FC4">
      <w:r>
        <w:rPr>
          <w:rStyle w:val="CommentReference"/>
        </w:rPr>
        <w:annotationRef/>
      </w:r>
      <w:r>
        <w:rPr>
          <w:sz w:val="20"/>
          <w:szCs w:val="20"/>
        </w:rPr>
        <w:t>I do not follow this. If you are only using 1 hour of solutions how do you effectively cluster.  There may be only one earthquake</w:t>
      </w:r>
    </w:p>
  </w:comment>
  <w:comment w:id="275" w:author="William Wilcock" w:date="2026-08-08T10:10:00Z" w:initials="WW">
    <w:p w14:paraId="6B2EBEA9" w14:textId="77777777" w:rsidR="002D4FC4" w:rsidRDefault="002D4FC4" w:rsidP="002D4FC4">
      <w:r>
        <w:rPr>
          <w:rStyle w:val="CommentReference"/>
        </w:rPr>
        <w:annotationRef/>
      </w:r>
      <w:r>
        <w:rPr>
          <w:sz w:val="20"/>
          <w:szCs w:val="20"/>
        </w:rPr>
        <w:t>Do you require 5 stations?  What about S/P amplitude ratios.  This seems incomplete.</w:t>
      </w:r>
    </w:p>
  </w:comment>
  <w:comment w:id="278" w:author="William Wilcock" w:date="2026-08-08T10:11:00Z" w:initials="WW">
    <w:p w14:paraId="4A676C6D" w14:textId="77777777" w:rsidR="002D4FC4" w:rsidRDefault="002D4FC4" w:rsidP="002D4FC4">
      <w:r>
        <w:rPr>
          <w:rStyle w:val="CommentReference"/>
        </w:rPr>
        <w:annotationRef/>
      </w:r>
      <w:r>
        <w:rPr>
          <w:sz w:val="20"/>
          <w:szCs w:val="20"/>
        </w:rPr>
        <w:t>So now I am really confused.  Your getting focal mechanisms for events with &lt;5 polarities</w:t>
      </w:r>
    </w:p>
  </w:comment>
  <w:comment w:id="279" w:author="William Wilcock" w:date="2026-08-08T10:12:00Z" w:initials="WW">
    <w:p w14:paraId="0379FEEC" w14:textId="77777777" w:rsidR="002D4FC4" w:rsidRDefault="002D4FC4" w:rsidP="002D4FC4">
      <w:r>
        <w:rPr>
          <w:rStyle w:val="CommentReference"/>
        </w:rPr>
        <w:annotationRef/>
      </w:r>
      <w:r>
        <w:rPr>
          <w:sz w:val="20"/>
          <w:szCs w:val="20"/>
        </w:rPr>
        <w:t>You need to get out of the habit of adding this kind of fluff to the end of your paragraphs.  Add the motivation to the start of your section.</w:t>
      </w:r>
    </w:p>
  </w:comment>
  <w:comment w:id="283" w:author="William Wilcock" w:date="2026-08-08T10:28:00Z" w:initials="WW">
    <w:p w14:paraId="38DFEC6A" w14:textId="77777777" w:rsidR="000E47A8" w:rsidRDefault="000E47A8" w:rsidP="000E47A8">
      <w:r>
        <w:rPr>
          <w:rStyle w:val="CommentReference"/>
        </w:rPr>
        <w:annotationRef/>
      </w:r>
      <w:r>
        <w:rPr>
          <w:sz w:val="20"/>
          <w:szCs w:val="20"/>
        </w:rPr>
        <w:t xml:space="preserve">This section needs substantial shortening.  </w:t>
      </w:r>
    </w:p>
  </w:comment>
  <w:comment w:id="286" w:author="William Wilcock" w:date="2026-08-08T10:29:00Z" w:initials="WW">
    <w:p w14:paraId="36D4F75D" w14:textId="77777777" w:rsidR="000E47A8" w:rsidRDefault="000E47A8" w:rsidP="000E47A8">
      <w:r>
        <w:rPr>
          <w:rStyle w:val="CommentReference"/>
        </w:rPr>
        <w:annotationRef/>
      </w:r>
      <w:r>
        <w:rPr>
          <w:sz w:val="20"/>
          <w:szCs w:val="20"/>
        </w:rPr>
        <w:t>What does this mean</w:t>
      </w:r>
    </w:p>
  </w:comment>
  <w:comment w:id="284" w:author="William Wilcock" w:date="2026-08-08T10:41:00Z" w:initials="WW">
    <w:p w14:paraId="06158A18" w14:textId="77777777" w:rsidR="005A788F" w:rsidRDefault="00726033" w:rsidP="005A788F">
      <w:r>
        <w:rPr>
          <w:rStyle w:val="CommentReference"/>
        </w:rPr>
        <w:annotationRef/>
      </w:r>
      <w:r w:rsidR="005A788F">
        <w:rPr>
          <w:sz w:val="20"/>
          <w:szCs w:val="20"/>
        </w:rPr>
        <w:t>What is the objective of this paragrap?. The first and last sentences link together but the two in the middle do not as written</w:t>
      </w:r>
    </w:p>
  </w:comment>
  <w:comment w:id="287" w:author="William Wilcock" w:date="2026-08-08T10:42:00Z" w:initials="WW">
    <w:p w14:paraId="38F560A5" w14:textId="20DF2799" w:rsidR="00726033" w:rsidRDefault="00726033" w:rsidP="00726033">
      <w:r>
        <w:rPr>
          <w:rStyle w:val="CommentReference"/>
        </w:rPr>
        <w:annotationRef/>
      </w:r>
      <w:r>
        <w:rPr>
          <w:sz w:val="20"/>
          <w:szCs w:val="20"/>
        </w:rPr>
        <w:t>This final sentence is really pompous</w:t>
      </w:r>
    </w:p>
  </w:comment>
  <w:comment w:id="288" w:author="William Wilcock" w:date="2026-08-08T10:44:00Z" w:initials="WW">
    <w:p w14:paraId="3BC25AF2" w14:textId="098F7B57" w:rsidR="00726033" w:rsidRDefault="00726033" w:rsidP="00726033">
      <w:r>
        <w:rPr>
          <w:rStyle w:val="CommentReference"/>
        </w:rPr>
        <w:annotationRef/>
      </w:r>
      <w:r>
        <w:rPr>
          <w:sz w:val="20"/>
          <w:szCs w:val="20"/>
        </w:rPr>
        <w:t>I think the point is that the noise is different - currents, wind generated spray, biology versus wind on land and anthropogenic</w:t>
      </w:r>
    </w:p>
  </w:comment>
  <w:comment w:id="289" w:author="William Wilcock" w:date="2026-08-08T10:42:00Z" w:initials="WW">
    <w:p w14:paraId="394F2C12" w14:textId="77777777" w:rsidR="00726033" w:rsidRDefault="00726033" w:rsidP="00726033">
      <w:r>
        <w:rPr>
          <w:rStyle w:val="CommentReference"/>
        </w:rPr>
        <w:annotationRef/>
      </w:r>
      <w:r>
        <w:rPr>
          <w:sz w:val="20"/>
          <w:szCs w:val="20"/>
        </w:rPr>
        <w:t>Not at your frequencies</w:t>
      </w:r>
    </w:p>
  </w:comment>
  <w:comment w:id="290" w:author="William Wilcock" w:date="2026-08-08T10:45:00Z" w:initials="WW">
    <w:p w14:paraId="38DAAAE3" w14:textId="77777777" w:rsidR="005F0F84" w:rsidRDefault="00726033" w:rsidP="005F0F84">
      <w:r>
        <w:rPr>
          <w:rStyle w:val="CommentReference"/>
        </w:rPr>
        <w:annotationRef/>
      </w:r>
      <w:r w:rsidR="005F0F84">
        <w:rPr>
          <w:sz w:val="20"/>
          <w:szCs w:val="20"/>
        </w:rPr>
        <w:t>So this is something you could expand on with the sources of noise and some citations</w:t>
      </w:r>
    </w:p>
  </w:comment>
  <w:comment w:id="291" w:author="William Wilcock" w:date="2026-08-08T10:46:00Z" w:initials="WW">
    <w:p w14:paraId="2066B397" w14:textId="08C7DFFB" w:rsidR="00726033" w:rsidRDefault="00726033" w:rsidP="00726033">
      <w:r>
        <w:rPr>
          <w:rStyle w:val="CommentReference"/>
        </w:rPr>
        <w:annotationRef/>
      </w:r>
      <w:r>
        <w:rPr>
          <w:sz w:val="20"/>
          <w:szCs w:val="20"/>
        </w:rPr>
        <w:t>So your first factor is actually two - the noise is different, the earthquakes are small compared to what the models were trained on</w:t>
      </w:r>
    </w:p>
  </w:comment>
  <w:comment w:id="292" w:author="William Wilcock" w:date="2026-08-08T10:48:00Z" w:initials="WW">
    <w:p w14:paraId="57DE8309" w14:textId="77777777" w:rsidR="005F0F84" w:rsidRDefault="005F0F84" w:rsidP="005F0F84">
      <w:r>
        <w:rPr>
          <w:rStyle w:val="CommentReference"/>
        </w:rPr>
        <w:annotationRef/>
      </w:r>
      <w:r>
        <w:rPr>
          <w:sz w:val="20"/>
          <w:szCs w:val="20"/>
        </w:rPr>
        <w:t>This is just the same two points</w:t>
      </w:r>
    </w:p>
  </w:comment>
  <w:comment w:id="293" w:author="William Wilcock" w:date="2026-08-08T10:51:00Z" w:initials="WW">
    <w:p w14:paraId="72FE2EC7" w14:textId="77777777" w:rsidR="005F0F84" w:rsidRDefault="005F0F84" w:rsidP="005F0F84">
      <w:r>
        <w:rPr>
          <w:rStyle w:val="CommentReference"/>
        </w:rPr>
        <w:annotationRef/>
      </w:r>
      <w:r>
        <w:rPr>
          <w:sz w:val="20"/>
          <w:szCs w:val="20"/>
        </w:rPr>
        <w:t>This is not in your results. How many more mechanisms did you get.</w:t>
      </w:r>
    </w:p>
  </w:comment>
  <w:comment w:id="294" w:author="William Wilcock" w:date="2026-08-08T10:51:00Z" w:initials="WW">
    <w:p w14:paraId="35956895" w14:textId="77777777" w:rsidR="005F0F84" w:rsidRDefault="005F0F84" w:rsidP="005F0F84">
      <w:r>
        <w:rPr>
          <w:rStyle w:val="CommentReference"/>
        </w:rPr>
        <w:annotationRef/>
      </w:r>
      <w:r>
        <w:rPr>
          <w:sz w:val="20"/>
          <w:szCs w:val="20"/>
        </w:rPr>
        <w:t>You are just asserting this</w:t>
      </w:r>
    </w:p>
  </w:comment>
  <w:comment w:id="295" w:author="William Wilcock" w:date="2026-08-08T10:53:00Z" w:initials="WW">
    <w:p w14:paraId="70059A37" w14:textId="77777777" w:rsidR="005F0F84" w:rsidRDefault="005F0F84" w:rsidP="005F0F84">
      <w:r>
        <w:rPr>
          <w:rStyle w:val="CommentReference"/>
        </w:rPr>
        <w:annotationRef/>
      </w:r>
      <w:r>
        <w:rPr>
          <w:sz w:val="20"/>
          <w:szCs w:val="20"/>
        </w:rPr>
        <w:t xml:space="preserve">This is a different topic and related to discussing the disagreement between CC and ML polarities.  Why 12% are different and what are the implications </w:t>
      </w:r>
    </w:p>
  </w:comment>
  <w:comment w:id="296" w:author="William Wilcock" w:date="2026-08-08T10:55:00Z" w:initials="WW">
    <w:p w14:paraId="466833F3" w14:textId="77777777" w:rsidR="005F0F84" w:rsidRDefault="005F0F84" w:rsidP="005F0F84">
      <w:r>
        <w:rPr>
          <w:rStyle w:val="CommentReference"/>
        </w:rPr>
        <w:annotationRef/>
      </w:r>
      <w:r>
        <w:rPr>
          <w:sz w:val="20"/>
          <w:szCs w:val="20"/>
        </w:rPr>
        <w:t>Where have you demonstrated both these points.  Without quantifying both these effects, this just seems to be speculation</w:t>
      </w:r>
    </w:p>
  </w:comment>
  <w:comment w:id="299" w:author="William Wilcock" w:date="2026-08-08T10:56:00Z" w:initials="WW">
    <w:p w14:paraId="08F69C43" w14:textId="77777777" w:rsidR="005F0F84" w:rsidRDefault="005F0F84" w:rsidP="005F0F84">
      <w:r>
        <w:rPr>
          <w:rStyle w:val="CommentReference"/>
        </w:rPr>
        <w:annotationRef/>
      </w:r>
      <w:r>
        <w:rPr>
          <w:sz w:val="20"/>
          <w:szCs w:val="20"/>
        </w:rPr>
        <w:t>Another assertion and I though you discarded ML polarities with a low probability</w:t>
      </w:r>
    </w:p>
  </w:comment>
  <w:comment w:id="300" w:author="William Wilcock" w:date="2026-08-08T10:58:00Z" w:initials="WW">
    <w:p w14:paraId="31B1AE74" w14:textId="77777777" w:rsidR="004A09DE" w:rsidRDefault="004A09DE" w:rsidP="004A09DE">
      <w:r>
        <w:rPr>
          <w:rStyle w:val="CommentReference"/>
        </w:rPr>
        <w:annotationRef/>
      </w:r>
      <w:r>
        <w:rPr>
          <w:sz w:val="20"/>
          <w:szCs w:val="20"/>
        </w:rPr>
        <w:t>Where is this shown</w:t>
      </w:r>
    </w:p>
  </w:comment>
  <w:comment w:id="301" w:author="William Wilcock" w:date="2026-08-08T11:00:00Z" w:initials="WW">
    <w:p w14:paraId="6C8E27CB" w14:textId="77777777" w:rsidR="004A09DE" w:rsidRDefault="004A09DE" w:rsidP="004A09DE">
      <w:r>
        <w:rPr>
          <w:rStyle w:val="CommentReference"/>
        </w:rPr>
        <w:annotationRef/>
      </w:r>
      <w:r>
        <w:rPr>
          <w:sz w:val="20"/>
          <w:szCs w:val="20"/>
        </w:rPr>
        <w:t xml:space="preserve">You are just making assertions.  Why does the character tectonic and hydrothermal sources differ.  I think AXID1 is </w:t>
      </w:r>
    </w:p>
  </w:comment>
  <w:comment w:id="302" w:author="William Wilcock" w:date="2026-08-08T11:01:00Z" w:initials="WW">
    <w:p w14:paraId="7854AF25" w14:textId="77777777" w:rsidR="004A09DE" w:rsidRDefault="004A09DE" w:rsidP="004A09DE">
      <w:r>
        <w:rPr>
          <w:rStyle w:val="CommentReference"/>
        </w:rPr>
        <w:annotationRef/>
      </w:r>
      <w:r>
        <w:rPr>
          <w:sz w:val="20"/>
          <w:szCs w:val="20"/>
        </w:rPr>
        <w:t>True but what has this to do with the disagreements. It would be better in a separate paragraph discussing the relative size of polarity data sets obtained from ML and CC.</w:t>
      </w:r>
    </w:p>
  </w:comment>
  <w:comment w:id="303" w:author="William Wilcock" w:date="2026-08-08T11:02:00Z" w:initials="WW">
    <w:p w14:paraId="1994DB99" w14:textId="77777777" w:rsidR="004A09DE" w:rsidRDefault="004A09DE" w:rsidP="004A09DE">
      <w:r>
        <w:rPr>
          <w:rStyle w:val="CommentReference"/>
        </w:rPr>
        <w:annotationRef/>
      </w:r>
      <w:r>
        <w:rPr>
          <w:sz w:val="20"/>
          <w:szCs w:val="20"/>
        </w:rPr>
        <w:t>Does your method do this?  I did not see that anywhere.</w:t>
      </w:r>
    </w:p>
  </w:comment>
  <w:comment w:id="304" w:author="William Wilcock" w:date="2026-08-08T11:02:00Z" w:initials="WW">
    <w:p w14:paraId="24908A82" w14:textId="77777777" w:rsidR="004A09DE" w:rsidRDefault="004A09DE" w:rsidP="004A09DE">
      <w:r>
        <w:rPr>
          <w:rStyle w:val="CommentReference"/>
        </w:rPr>
        <w:annotationRef/>
      </w:r>
      <w:r>
        <w:rPr>
          <w:sz w:val="20"/>
          <w:szCs w:val="20"/>
        </w:rPr>
        <w:t>where is this documented in the manuscript.</w:t>
      </w:r>
    </w:p>
  </w:comment>
  <w:comment w:id="306" w:author="William Wilcock" w:date="2026-08-08T11:04:00Z" w:initials="WW">
    <w:p w14:paraId="10029D9C" w14:textId="77777777" w:rsidR="004A09DE" w:rsidRDefault="004A09DE" w:rsidP="004A09DE">
      <w:r>
        <w:rPr>
          <w:rStyle w:val="CommentReference"/>
        </w:rPr>
        <w:annotationRef/>
      </w:r>
      <w:r>
        <w:rPr>
          <w:sz w:val="20"/>
          <w:szCs w:val="20"/>
        </w:rPr>
        <w:t>Meaning</w:t>
      </w:r>
    </w:p>
  </w:comment>
  <w:comment w:id="305" w:author="William Wilcock" w:date="2026-08-08T11:07:00Z" w:initials="WW">
    <w:p w14:paraId="1FFC08A7" w14:textId="77777777" w:rsidR="004A09DE" w:rsidRDefault="004A09DE" w:rsidP="004A09DE">
      <w:r>
        <w:rPr>
          <w:rStyle w:val="CommentReference"/>
        </w:rPr>
        <w:annotationRef/>
      </w:r>
      <w:r>
        <w:rPr>
          <w:sz w:val="20"/>
          <w:szCs w:val="20"/>
        </w:rPr>
        <w:t>Some of this is upfront in your paper.  It is quite rambling</w:t>
      </w:r>
    </w:p>
  </w:comment>
  <w:comment w:id="308" w:author="William Wilcock" w:date="2026-08-08T11:08:00Z" w:initials="WW">
    <w:p w14:paraId="0BDCB32B" w14:textId="77777777" w:rsidR="0040698D" w:rsidRDefault="0040698D" w:rsidP="0040698D">
      <w:r>
        <w:rPr>
          <w:rStyle w:val="CommentReference"/>
        </w:rPr>
        <w:annotationRef/>
      </w:r>
      <w:r>
        <w:rPr>
          <w:sz w:val="20"/>
          <w:szCs w:val="20"/>
        </w:rPr>
        <w:t>So are you combining them?  I do not think you are but it reads as if you are</w:t>
      </w:r>
    </w:p>
  </w:comment>
  <w:comment w:id="311" w:author="William Wilcock" w:date="2026-08-08T11:17:00Z" w:initials="WW">
    <w:p w14:paraId="081B1063" w14:textId="77777777" w:rsidR="0040698D" w:rsidRDefault="0040698D" w:rsidP="0040698D">
      <w:r>
        <w:rPr>
          <w:rStyle w:val="CommentReference"/>
        </w:rPr>
        <w:annotationRef/>
      </w:r>
      <w:r>
        <w:rPr>
          <w:sz w:val="20"/>
          <w:szCs w:val="20"/>
        </w:rPr>
        <w:t>Why does it matter that they are variable.  Training assumes they are constant.</w:t>
      </w:r>
    </w:p>
  </w:comment>
  <w:comment w:id="329" w:author="William Wilcock" w:date="2026-08-08T11:20:00Z" w:initials="WW">
    <w:p w14:paraId="4EBFECE4" w14:textId="77777777" w:rsidR="00973D72" w:rsidRDefault="00973D72" w:rsidP="00973D72">
      <w:r>
        <w:rPr>
          <w:rStyle w:val="CommentReference"/>
        </w:rPr>
        <w:annotationRef/>
      </w:r>
      <w:r>
        <w:rPr>
          <w:sz w:val="20"/>
          <w:szCs w:val="20"/>
        </w:rPr>
        <w:t>So are you doing this.  This is the 2nd time you have alluded to this and you only need to once. Here would be good</w:t>
      </w:r>
    </w:p>
  </w:comment>
  <w:comment w:id="331" w:author="William Wilcock" w:date="2026-08-08T11:31:00Z" w:initials="WW">
    <w:p w14:paraId="4AE0BD45" w14:textId="77777777" w:rsidR="005A788F" w:rsidRDefault="005A788F" w:rsidP="005A788F">
      <w:r>
        <w:rPr>
          <w:rStyle w:val="CommentReference"/>
        </w:rPr>
        <w:annotationRef/>
      </w:r>
      <w:r>
        <w:rPr>
          <w:sz w:val="20"/>
          <w:szCs w:val="20"/>
        </w:rPr>
        <w:t xml:space="preserve">A lot of repetition.  I would suggest eliminating this and writing. concluding paragraph. </w:t>
      </w:r>
    </w:p>
  </w:comment>
  <w:comment w:id="387" w:author="William Wilcock" w:date="2026-08-08T11:44:00Z" w:initials="WW">
    <w:p w14:paraId="727466AE" w14:textId="77777777" w:rsidR="00B53C2E" w:rsidRDefault="00013911" w:rsidP="00B53C2E">
      <w:r>
        <w:rPr>
          <w:rStyle w:val="CommentReference"/>
        </w:rPr>
        <w:annotationRef/>
      </w:r>
      <w:r w:rsidR="00B53C2E">
        <w:rPr>
          <w:sz w:val="20"/>
          <w:szCs w:val="20"/>
        </w:rPr>
        <w:t>Why are you writing this? This is completely wrong.  They are in Earthscope Data Services as part of network OO.</w:t>
      </w:r>
    </w:p>
  </w:comment>
  <w:comment w:id="397" w:author="William Wilcock" w:date="2026-08-08T11:51:00Z" w:initials="WW">
    <w:p w14:paraId="43585F5B" w14:textId="3AA8548C" w:rsidR="005B2FB7" w:rsidRDefault="005B2FB7" w:rsidP="005B2FB7">
      <w:r>
        <w:rPr>
          <w:rStyle w:val="CommentReference"/>
        </w:rPr>
        <w:annotationRef/>
      </w:r>
      <w:r>
        <w:rPr>
          <w:sz w:val="20"/>
          <w:szCs w:val="20"/>
        </w:rPr>
        <w:t>Or did he read a copy and provide comments</w:t>
      </w:r>
    </w:p>
  </w:comment>
  <w:comment w:id="402" w:author="William Wilcock" w:date="2026-08-08T12:00:00Z" w:initials="WW">
    <w:p w14:paraId="0E0FFDA9" w14:textId="77777777" w:rsidR="00B53C2E" w:rsidRDefault="00B53C2E" w:rsidP="00B53C2E">
      <w:r>
        <w:rPr>
          <w:rStyle w:val="CommentReference"/>
        </w:rPr>
        <w:annotationRef/>
      </w:r>
      <w:r>
        <w:rPr>
          <w:sz w:val="20"/>
          <w:szCs w:val="20"/>
        </w:rPr>
        <w:t>Who is CB</w:t>
      </w:r>
    </w:p>
  </w:comment>
  <w:comment w:id="406" w:author="William Wilcock" w:date="2026-08-08T13:50:00Z" w:initials="WW">
    <w:p w14:paraId="11D62658" w14:textId="77777777" w:rsidR="00044C14" w:rsidRDefault="00044C14" w:rsidP="00044C14">
      <w:r>
        <w:rPr>
          <w:rStyle w:val="CommentReference"/>
        </w:rPr>
        <w:annotationRef/>
      </w:r>
      <w:r>
        <w:rPr>
          <w:sz w:val="20"/>
          <w:szCs w:val="20"/>
        </w:rPr>
        <w:t>The ones you had were ancient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BE09DE" w15:done="0"/>
  <w15:commentEx w15:paraId="45DD6BA6" w15:done="0"/>
  <w15:commentEx w15:paraId="2B5F095F" w15:done="0"/>
  <w15:commentEx w15:paraId="2821E05B" w15:done="0"/>
  <w15:commentEx w15:paraId="04CCB738" w15:done="0"/>
  <w15:commentEx w15:paraId="4C0B9AFD" w15:done="0"/>
  <w15:commentEx w15:paraId="20448616" w15:done="0"/>
  <w15:commentEx w15:paraId="3C703333" w15:done="0"/>
  <w15:commentEx w15:paraId="5920DA4C" w15:done="0"/>
  <w15:commentEx w15:paraId="0DA9B128" w15:done="0"/>
  <w15:commentEx w15:paraId="1304683E" w15:done="0"/>
  <w15:commentEx w15:paraId="375E4A53" w15:done="0"/>
  <w15:commentEx w15:paraId="73E66810" w15:done="0"/>
  <w15:commentEx w15:paraId="5211A896" w15:done="0"/>
  <w15:commentEx w15:paraId="4290441C" w15:done="0"/>
  <w15:commentEx w15:paraId="331E96CA" w15:done="0"/>
  <w15:commentEx w15:paraId="7675C90E" w15:done="0"/>
  <w15:commentEx w15:paraId="3C47540A" w15:done="0"/>
  <w15:commentEx w15:paraId="4DEE39D3" w15:done="0"/>
  <w15:commentEx w15:paraId="1B575419" w15:done="0"/>
  <w15:commentEx w15:paraId="2C527B82" w15:done="0"/>
  <w15:commentEx w15:paraId="5366A558" w15:done="0"/>
  <w15:commentEx w15:paraId="2034784D" w15:done="0"/>
  <w15:commentEx w15:paraId="467C912B" w15:done="0"/>
  <w15:commentEx w15:paraId="195126DD" w15:done="0"/>
  <w15:commentEx w15:paraId="26D21A5A" w15:done="0"/>
  <w15:commentEx w15:paraId="158F5DEC" w15:done="0"/>
  <w15:commentEx w15:paraId="52FC930A" w15:done="0"/>
  <w15:commentEx w15:paraId="583499CC" w15:done="0"/>
  <w15:commentEx w15:paraId="4362F7D1" w15:done="0"/>
  <w15:commentEx w15:paraId="2F07EECC" w15:done="0"/>
  <w15:commentEx w15:paraId="59E6C78B" w15:done="0"/>
  <w15:commentEx w15:paraId="2E6DC7F2" w15:done="0"/>
  <w15:commentEx w15:paraId="65F6B829" w15:done="0"/>
  <w15:commentEx w15:paraId="20988AF5" w15:done="0"/>
  <w15:commentEx w15:paraId="25435E38" w15:done="0"/>
  <w15:commentEx w15:paraId="409D6B7C" w15:done="0"/>
  <w15:commentEx w15:paraId="4C65F66F" w15:done="0"/>
  <w15:commentEx w15:paraId="2FBE1A19" w15:done="0"/>
  <w15:commentEx w15:paraId="4B2ADCFF" w15:done="0"/>
  <w15:commentEx w15:paraId="10CF1B82" w15:done="0"/>
  <w15:commentEx w15:paraId="4E19675B" w15:done="0"/>
  <w15:commentEx w15:paraId="20141E29" w15:done="0"/>
  <w15:commentEx w15:paraId="0B7F057F" w15:done="0"/>
  <w15:commentEx w15:paraId="1EDB8E90" w15:done="0"/>
  <w15:commentEx w15:paraId="152A4808" w15:done="0"/>
  <w15:commentEx w15:paraId="04F43050" w15:done="0"/>
  <w15:commentEx w15:paraId="35B6A726" w15:done="0"/>
  <w15:commentEx w15:paraId="7585FE30" w15:done="0"/>
  <w15:commentEx w15:paraId="33543680" w15:done="0"/>
  <w15:commentEx w15:paraId="7625FDB8" w15:done="0"/>
  <w15:commentEx w15:paraId="0AFE2CEB" w15:done="0"/>
  <w15:commentEx w15:paraId="5A3C85CF" w15:done="0"/>
  <w15:commentEx w15:paraId="2E07EA2D" w15:done="0"/>
  <w15:commentEx w15:paraId="1A08212C" w15:done="0"/>
  <w15:commentEx w15:paraId="1BA3E545" w15:done="0"/>
  <w15:commentEx w15:paraId="53565020" w15:done="0"/>
  <w15:commentEx w15:paraId="4F6F8955" w15:done="0"/>
  <w15:commentEx w15:paraId="7BFFA4C7" w15:done="0"/>
  <w15:commentEx w15:paraId="08C38FFF" w15:done="0"/>
  <w15:commentEx w15:paraId="354A90C4" w15:done="0"/>
  <w15:commentEx w15:paraId="47934B0E" w15:done="0"/>
  <w15:commentEx w15:paraId="35704121" w15:done="0"/>
  <w15:commentEx w15:paraId="31F9A5EC" w15:done="0"/>
  <w15:commentEx w15:paraId="58381C9B" w15:done="0"/>
  <w15:commentEx w15:paraId="2B83C1F7" w15:done="0"/>
  <w15:commentEx w15:paraId="0133B051" w15:done="0"/>
  <w15:commentEx w15:paraId="03D03786" w15:done="0"/>
  <w15:commentEx w15:paraId="4216DDF3" w15:done="0"/>
  <w15:commentEx w15:paraId="3B29C113" w15:done="0"/>
  <w15:commentEx w15:paraId="6B2EBEA9" w15:done="0"/>
  <w15:commentEx w15:paraId="4A676C6D" w15:done="0"/>
  <w15:commentEx w15:paraId="0379FEEC" w15:done="0"/>
  <w15:commentEx w15:paraId="38DFEC6A" w15:done="0"/>
  <w15:commentEx w15:paraId="36D4F75D" w15:done="0"/>
  <w15:commentEx w15:paraId="06158A18" w15:done="0"/>
  <w15:commentEx w15:paraId="38F560A5" w15:done="0"/>
  <w15:commentEx w15:paraId="3BC25AF2" w15:done="0"/>
  <w15:commentEx w15:paraId="394F2C12" w15:done="0"/>
  <w15:commentEx w15:paraId="38DAAAE3" w15:done="0"/>
  <w15:commentEx w15:paraId="2066B397" w15:done="0"/>
  <w15:commentEx w15:paraId="57DE8309" w15:done="0"/>
  <w15:commentEx w15:paraId="72FE2EC7" w15:done="0"/>
  <w15:commentEx w15:paraId="35956895" w15:done="0"/>
  <w15:commentEx w15:paraId="70059A37" w15:done="0"/>
  <w15:commentEx w15:paraId="466833F3" w15:done="0"/>
  <w15:commentEx w15:paraId="08F69C43" w15:done="0"/>
  <w15:commentEx w15:paraId="31B1AE74" w15:done="0"/>
  <w15:commentEx w15:paraId="6C8E27CB" w15:done="0"/>
  <w15:commentEx w15:paraId="7854AF25" w15:done="0"/>
  <w15:commentEx w15:paraId="1994DB99" w15:done="0"/>
  <w15:commentEx w15:paraId="24908A82" w15:done="0"/>
  <w15:commentEx w15:paraId="10029D9C" w15:done="0"/>
  <w15:commentEx w15:paraId="1FFC08A7" w15:done="0"/>
  <w15:commentEx w15:paraId="0BDCB32B" w15:done="0"/>
  <w15:commentEx w15:paraId="081B1063" w15:done="0"/>
  <w15:commentEx w15:paraId="4EBFECE4" w15:done="0"/>
  <w15:commentEx w15:paraId="4AE0BD45" w15:done="0"/>
  <w15:commentEx w15:paraId="727466AE" w15:done="0"/>
  <w15:commentEx w15:paraId="43585F5B" w15:done="0"/>
  <w15:commentEx w15:paraId="0E0FFDA9" w15:done="0"/>
  <w15:commentEx w15:paraId="11D626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8261C6" w16cex:dateUtc="2026-08-07T01:17:00Z"/>
  <w16cex:commentExtensible w16cex:durableId="058C18E8" w16cex:dateUtc="2026-08-07T01:30:00Z"/>
  <w16cex:commentExtensible w16cex:durableId="26A6AEAE" w16cex:dateUtc="2026-08-07T02:17:00Z"/>
  <w16cex:commentExtensible w16cex:durableId="5BEDDCD8" w16cex:dateUtc="2026-08-07T01:31:00Z"/>
  <w16cex:commentExtensible w16cex:durableId="0ED08AA7" w16cex:dateUtc="2026-08-07T01:33:00Z"/>
  <w16cex:commentExtensible w16cex:durableId="7EC6FE59" w16cex:dateUtc="2026-08-07T02:07:00Z"/>
  <w16cex:commentExtensible w16cex:durableId="58A90A6A" w16cex:dateUtc="2026-08-07T02:08:00Z"/>
  <w16cex:commentExtensible w16cex:durableId="072EBC84" w16cex:dateUtc="2026-08-07T02:11:00Z"/>
  <w16cex:commentExtensible w16cex:durableId="5EF38AEB" w16cex:dateUtc="2026-08-07T02:16:00Z"/>
  <w16cex:commentExtensible w16cex:durableId="3902EF66" w16cex:dateUtc="2026-08-07T03:59:00Z"/>
  <w16cex:commentExtensible w16cex:durableId="16670C3E" w16cex:dateUtc="2026-08-07T04:03:00Z"/>
  <w16cex:commentExtensible w16cex:durableId="604EDF5D" w16cex:dateUtc="2026-08-07T04:05:00Z"/>
  <w16cex:commentExtensible w16cex:durableId="633CFA1D" w16cex:dateUtc="2026-08-07T04:07:00Z">
    <w16cex:extLst>
      <w16:ext w16:uri="{CE6994B0-6A32-4C9F-8C6B-6E91EDA988CE}">
        <cr:reactions xmlns:cr="http://schemas.microsoft.com/office/comments/2020/reactions">
          <cr:reaction reactionType="1">
            <cr:reactionInfo dateUtc="2026-08-07T04:32:35Z">
              <cr:user userId="S::wilcock@uw.edu::bfaddffc-c0dd-44f4-abd7-72794c5427c7" userProvider="AD" userName="William Wilcock"/>
            </cr:reactionInfo>
          </cr:reaction>
        </cr:reactions>
      </w16:ext>
    </w16cex:extLst>
  </w16cex:commentExtensible>
  <w16cex:commentExtensible w16cex:durableId="1908C0D1" w16cex:dateUtc="2026-08-07T04:07:00Z"/>
  <w16cex:commentExtensible w16cex:durableId="37EA6418" w16cex:dateUtc="2026-08-07T04:08:00Z"/>
  <w16cex:commentExtensible w16cex:durableId="76AB6746" w16cex:dateUtc="2026-08-07T04:09:00Z"/>
  <w16cex:commentExtensible w16cex:durableId="00F60552" w16cex:dateUtc="2026-08-07T04:39:00Z"/>
  <w16cex:commentExtensible w16cex:durableId="22A7209E" w16cex:dateUtc="2026-08-07T16:16:00Z"/>
  <w16cex:commentExtensible w16cex:durableId="23B523C1" w16cex:dateUtc="2026-08-07T04:43:00Z"/>
  <w16cex:commentExtensible w16cex:durableId="04E7FE17" w16cex:dateUtc="2026-08-07T16:17:00Z"/>
  <w16cex:commentExtensible w16cex:durableId="526E722D" w16cex:dateUtc="2026-08-07T04:45:00Z"/>
  <w16cex:commentExtensible w16cex:durableId="27725974" w16cex:dateUtc="2026-08-07T16:27:00Z"/>
  <w16cex:commentExtensible w16cex:durableId="778AA58B" w16cex:dateUtc="2026-08-07T16:26:00Z"/>
  <w16cex:commentExtensible w16cex:durableId="427F0900" w16cex:dateUtc="2026-08-07T16:21:00Z"/>
  <w16cex:commentExtensible w16cex:durableId="20E6F666" w16cex:dateUtc="2026-08-07T16:30:00Z"/>
  <w16cex:commentExtensible w16cex:durableId="30E11BAB" w16cex:dateUtc="2026-08-07T16:31:00Z"/>
  <w16cex:commentExtensible w16cex:durableId="44FA0BF8" w16cex:dateUtc="2026-08-07T16:34:00Z"/>
  <w16cex:commentExtensible w16cex:durableId="17C324D2" w16cex:dateUtc="2026-08-07T16:19:00Z"/>
  <w16cex:commentExtensible w16cex:durableId="5DBAEBEA" w16cex:dateUtc="2026-08-07T16:53:00Z"/>
  <w16cex:commentExtensible w16cex:durableId="675A0D15" w16cex:dateUtc="2026-08-07T16:45:00Z"/>
  <w16cex:commentExtensible w16cex:durableId="17A06644" w16cex:dateUtc="2026-08-07T16:40:00Z"/>
  <w16cex:commentExtensible w16cex:durableId="347A9E5F" w16cex:dateUtc="2026-08-07T16:44:00Z"/>
  <w16cex:commentExtensible w16cex:durableId="07F8977D" w16cex:dateUtc="2026-08-07T16:49:00Z"/>
  <w16cex:commentExtensible w16cex:durableId="0913A3A2" w16cex:dateUtc="2026-08-07T16:50:00Z"/>
  <w16cex:commentExtensible w16cex:durableId="1A513F76" w16cex:dateUtc="2026-08-07T17:01:00Z"/>
  <w16cex:commentExtensible w16cex:durableId="19F6A647" w16cex:dateUtc="2026-08-07T16:48:00Z"/>
  <w16cex:commentExtensible w16cex:durableId="0C21EF23" w16cex:dateUtc="2026-08-07T16:59:00Z"/>
  <w16cex:commentExtensible w16cex:durableId="2350F745" w16cex:dateUtc="2026-08-07T17:19:00Z"/>
  <w16cex:commentExtensible w16cex:durableId="60E03253" w16cex:dateUtc="2026-08-07T17:24:00Z"/>
  <w16cex:commentExtensible w16cex:durableId="7A7D6A5F" w16cex:dateUtc="2026-08-07T17:21:00Z"/>
  <w16cex:commentExtensible w16cex:durableId="4E04449F" w16cex:dateUtc="2026-08-07T17:25:00Z"/>
  <w16cex:commentExtensible w16cex:durableId="16B81B2C" w16cex:dateUtc="2026-08-07T17:29:00Z"/>
  <w16cex:commentExtensible w16cex:durableId="49BBC545" w16cex:dateUtc="2026-08-07T17:30:00Z"/>
  <w16cex:commentExtensible w16cex:durableId="4FA43300" w16cex:dateUtc="2026-08-07T17:43:00Z"/>
  <w16cex:commentExtensible w16cex:durableId="64B24AE9" w16cex:dateUtc="2026-08-07T17:44:00Z"/>
  <w16cex:commentExtensible w16cex:durableId="0FBC1DD7" w16cex:dateUtc="2026-08-07T17:47:00Z"/>
  <w16cex:commentExtensible w16cex:durableId="6F5A5688" w16cex:dateUtc="2026-08-07T17:48:00Z"/>
  <w16cex:commentExtensible w16cex:durableId="526F36BD" w16cex:dateUtc="2026-08-07T17:49:00Z"/>
  <w16cex:commentExtensible w16cex:durableId="762D4505" w16cex:dateUtc="2026-08-07T17:56:00Z"/>
  <w16cex:commentExtensible w16cex:durableId="7B699F32" w16cex:dateUtc="2026-08-07T17:57:00Z"/>
  <w16cex:commentExtensible w16cex:durableId="61FA9D91" w16cex:dateUtc="2026-08-07T18:00:00Z"/>
  <w16cex:commentExtensible w16cex:durableId="54959A68" w16cex:dateUtc="2026-08-07T18:04:00Z"/>
  <w16cex:commentExtensible w16cex:durableId="4422813C" w16cex:dateUtc="2026-08-07T18:02:00Z"/>
  <w16cex:commentExtensible w16cex:durableId="69BB3DD8" w16cex:dateUtc="2026-08-07T19:38:00Z"/>
  <w16cex:commentExtensible w16cex:durableId="3EE26864" w16cex:dateUtc="2026-08-07T19:43:00Z"/>
  <w16cex:commentExtensible w16cex:durableId="453ABE5F" w16cex:dateUtc="2026-08-07T23:58:00Z"/>
  <w16cex:commentExtensible w16cex:durableId="7E4C0ED0" w16cex:dateUtc="2026-08-07T19:46:00Z"/>
  <w16cex:commentExtensible w16cex:durableId="5D556E57" w16cex:dateUtc="2026-08-08T00:05:00Z"/>
  <w16cex:commentExtensible w16cex:durableId="5000FC7D" w16cex:dateUtc="2026-08-08T00:04:00Z"/>
  <w16cex:commentExtensible w16cex:durableId="0D19827A" w16cex:dateUtc="2026-08-08T00:06:00Z"/>
  <w16cex:commentExtensible w16cex:durableId="53829621" w16cex:dateUtc="2026-08-08T00:09:00Z"/>
  <w16cex:commentExtensible w16cex:durableId="68822EDE" w16cex:dateUtc="2026-08-08T00:40:00Z"/>
  <w16cex:commentExtensible w16cex:durableId="0D44ACBE" w16cex:dateUtc="2026-08-08T00:43:00Z"/>
  <w16cex:commentExtensible w16cex:durableId="1CB470B0" w16cex:dateUtc="2026-08-08T00:44:00Z"/>
  <w16cex:commentExtensible w16cex:durableId="1F84A863" w16cex:dateUtc="2026-08-08T00:48:00Z"/>
  <w16cex:commentExtensible w16cex:durableId="5FBBB4BD" w16cex:dateUtc="2026-08-08T16:51:00Z"/>
  <w16cex:commentExtensible w16cex:durableId="527EB02D" w16cex:dateUtc="2026-08-08T17:00:00Z"/>
  <w16cex:commentExtensible w16cex:durableId="4FDC5315" w16cex:dateUtc="2026-08-08T16:53:00Z"/>
  <w16cex:commentExtensible w16cex:durableId="146CDAF9" w16cex:dateUtc="2026-08-08T17:06:00Z"/>
  <w16cex:commentExtensible w16cex:durableId="50E0CBBA" w16cex:dateUtc="2026-08-08T17:08:00Z"/>
  <w16cex:commentExtensible w16cex:durableId="7DEF1054" w16cex:dateUtc="2026-08-08T17:10:00Z"/>
  <w16cex:commentExtensible w16cex:durableId="280D4BD7" w16cex:dateUtc="2026-08-08T17:11:00Z"/>
  <w16cex:commentExtensible w16cex:durableId="7309F5D6" w16cex:dateUtc="2026-08-08T17:12:00Z"/>
  <w16cex:commentExtensible w16cex:durableId="6BF2B4B5" w16cex:dateUtc="2026-08-08T17:28:00Z"/>
  <w16cex:commentExtensible w16cex:durableId="6E434FA3" w16cex:dateUtc="2026-08-08T17:29:00Z"/>
  <w16cex:commentExtensible w16cex:durableId="292366DB" w16cex:dateUtc="2026-08-08T17:41:00Z"/>
  <w16cex:commentExtensible w16cex:durableId="0E276EA9" w16cex:dateUtc="2026-08-08T17:42:00Z"/>
  <w16cex:commentExtensible w16cex:durableId="2AD1EF73" w16cex:dateUtc="2026-08-08T17:44:00Z"/>
  <w16cex:commentExtensible w16cex:durableId="7C2F38D0" w16cex:dateUtc="2026-08-08T17:42:00Z"/>
  <w16cex:commentExtensible w16cex:durableId="255A34E8" w16cex:dateUtc="2026-08-08T17:45:00Z"/>
  <w16cex:commentExtensible w16cex:durableId="76E78670" w16cex:dateUtc="2026-08-08T17:46:00Z"/>
  <w16cex:commentExtensible w16cex:durableId="55C36072" w16cex:dateUtc="2026-08-08T17:48:00Z"/>
  <w16cex:commentExtensible w16cex:durableId="5AED317E" w16cex:dateUtc="2026-08-08T17:51:00Z"/>
  <w16cex:commentExtensible w16cex:durableId="2A0AB6E9" w16cex:dateUtc="2026-08-08T17:51:00Z"/>
  <w16cex:commentExtensible w16cex:durableId="0E557E78" w16cex:dateUtc="2026-08-08T17:53:00Z"/>
  <w16cex:commentExtensible w16cex:durableId="64B7E57C" w16cex:dateUtc="2026-08-08T17:55:00Z"/>
  <w16cex:commentExtensible w16cex:durableId="68D78B1D" w16cex:dateUtc="2026-08-08T17:56:00Z"/>
  <w16cex:commentExtensible w16cex:durableId="36EB5646" w16cex:dateUtc="2026-08-08T17:58:00Z"/>
  <w16cex:commentExtensible w16cex:durableId="7CB15FEE" w16cex:dateUtc="2026-08-08T18:00:00Z"/>
  <w16cex:commentExtensible w16cex:durableId="51018798" w16cex:dateUtc="2026-08-08T18:01:00Z"/>
  <w16cex:commentExtensible w16cex:durableId="5B71FD60" w16cex:dateUtc="2026-08-08T18:02:00Z"/>
  <w16cex:commentExtensible w16cex:durableId="518FEFA4" w16cex:dateUtc="2026-08-08T18:02:00Z"/>
  <w16cex:commentExtensible w16cex:durableId="00D529CB" w16cex:dateUtc="2026-08-08T18:04:00Z"/>
  <w16cex:commentExtensible w16cex:durableId="4E4026C5" w16cex:dateUtc="2026-08-08T18:07:00Z"/>
  <w16cex:commentExtensible w16cex:durableId="54344103" w16cex:dateUtc="2026-08-08T18:08:00Z"/>
  <w16cex:commentExtensible w16cex:durableId="1CFC7F8E" w16cex:dateUtc="2026-08-08T18:17:00Z"/>
  <w16cex:commentExtensible w16cex:durableId="15CA7EBF" w16cex:dateUtc="2026-08-08T18:20:00Z"/>
  <w16cex:commentExtensible w16cex:durableId="5B19B6BD" w16cex:dateUtc="2026-08-08T18:31:00Z"/>
  <w16cex:commentExtensible w16cex:durableId="5488AE16" w16cex:dateUtc="2026-08-08T18:44:00Z"/>
  <w16cex:commentExtensible w16cex:durableId="58B152E2" w16cex:dateUtc="2026-08-08T18:51:00Z"/>
  <w16cex:commentExtensible w16cex:durableId="6861F8BD" w16cex:dateUtc="2026-08-08T19:00:00Z"/>
  <w16cex:commentExtensible w16cex:durableId="4D1E4D39" w16cex:dateUtc="2026-08-08T2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BE09DE" w16cid:durableId="0F8261C6"/>
  <w16cid:commentId w16cid:paraId="45DD6BA6" w16cid:durableId="058C18E8"/>
  <w16cid:commentId w16cid:paraId="2B5F095F" w16cid:durableId="26A6AEAE"/>
  <w16cid:commentId w16cid:paraId="2821E05B" w16cid:durableId="5BEDDCD8"/>
  <w16cid:commentId w16cid:paraId="04CCB738" w16cid:durableId="0ED08AA7"/>
  <w16cid:commentId w16cid:paraId="4C0B9AFD" w16cid:durableId="7EC6FE59"/>
  <w16cid:commentId w16cid:paraId="20448616" w16cid:durableId="58A90A6A"/>
  <w16cid:commentId w16cid:paraId="3C703333" w16cid:durableId="072EBC84"/>
  <w16cid:commentId w16cid:paraId="5920DA4C" w16cid:durableId="5EF38AEB"/>
  <w16cid:commentId w16cid:paraId="0DA9B128" w16cid:durableId="3902EF66"/>
  <w16cid:commentId w16cid:paraId="1304683E" w16cid:durableId="16670C3E"/>
  <w16cid:commentId w16cid:paraId="375E4A53" w16cid:durableId="604EDF5D"/>
  <w16cid:commentId w16cid:paraId="73E66810" w16cid:durableId="633CFA1D"/>
  <w16cid:commentId w16cid:paraId="5211A896" w16cid:durableId="1908C0D1"/>
  <w16cid:commentId w16cid:paraId="4290441C" w16cid:durableId="37EA6418"/>
  <w16cid:commentId w16cid:paraId="331E96CA" w16cid:durableId="76AB6746"/>
  <w16cid:commentId w16cid:paraId="7675C90E" w16cid:durableId="00F60552"/>
  <w16cid:commentId w16cid:paraId="3C47540A" w16cid:durableId="22A7209E"/>
  <w16cid:commentId w16cid:paraId="4DEE39D3" w16cid:durableId="23B523C1"/>
  <w16cid:commentId w16cid:paraId="1B575419" w16cid:durableId="04E7FE17"/>
  <w16cid:commentId w16cid:paraId="2C527B82" w16cid:durableId="526E722D"/>
  <w16cid:commentId w16cid:paraId="5366A558" w16cid:durableId="27725974"/>
  <w16cid:commentId w16cid:paraId="2034784D" w16cid:durableId="778AA58B"/>
  <w16cid:commentId w16cid:paraId="467C912B" w16cid:durableId="427F0900"/>
  <w16cid:commentId w16cid:paraId="195126DD" w16cid:durableId="20E6F666"/>
  <w16cid:commentId w16cid:paraId="26D21A5A" w16cid:durableId="30E11BAB"/>
  <w16cid:commentId w16cid:paraId="158F5DEC" w16cid:durableId="44FA0BF8"/>
  <w16cid:commentId w16cid:paraId="52FC930A" w16cid:durableId="17C324D2"/>
  <w16cid:commentId w16cid:paraId="583499CC" w16cid:durableId="5DBAEBEA"/>
  <w16cid:commentId w16cid:paraId="4362F7D1" w16cid:durableId="675A0D15"/>
  <w16cid:commentId w16cid:paraId="2F07EECC" w16cid:durableId="17A06644"/>
  <w16cid:commentId w16cid:paraId="59E6C78B" w16cid:durableId="347A9E5F"/>
  <w16cid:commentId w16cid:paraId="2E6DC7F2" w16cid:durableId="07F8977D"/>
  <w16cid:commentId w16cid:paraId="65F6B829" w16cid:durableId="0913A3A2"/>
  <w16cid:commentId w16cid:paraId="20988AF5" w16cid:durableId="1A513F76"/>
  <w16cid:commentId w16cid:paraId="25435E38" w16cid:durableId="19F6A647"/>
  <w16cid:commentId w16cid:paraId="409D6B7C" w16cid:durableId="0C21EF23"/>
  <w16cid:commentId w16cid:paraId="4C65F66F" w16cid:durableId="2350F745"/>
  <w16cid:commentId w16cid:paraId="2FBE1A19" w16cid:durableId="60E03253"/>
  <w16cid:commentId w16cid:paraId="4B2ADCFF" w16cid:durableId="7A7D6A5F"/>
  <w16cid:commentId w16cid:paraId="10CF1B82" w16cid:durableId="4E04449F"/>
  <w16cid:commentId w16cid:paraId="4E19675B" w16cid:durableId="16B81B2C"/>
  <w16cid:commentId w16cid:paraId="20141E29" w16cid:durableId="49BBC545"/>
  <w16cid:commentId w16cid:paraId="0B7F057F" w16cid:durableId="4FA43300"/>
  <w16cid:commentId w16cid:paraId="1EDB8E90" w16cid:durableId="64B24AE9"/>
  <w16cid:commentId w16cid:paraId="152A4808" w16cid:durableId="0FBC1DD7"/>
  <w16cid:commentId w16cid:paraId="04F43050" w16cid:durableId="6F5A5688"/>
  <w16cid:commentId w16cid:paraId="35B6A726" w16cid:durableId="526F36BD"/>
  <w16cid:commentId w16cid:paraId="7585FE30" w16cid:durableId="762D4505"/>
  <w16cid:commentId w16cid:paraId="33543680" w16cid:durableId="7B699F32"/>
  <w16cid:commentId w16cid:paraId="7625FDB8" w16cid:durableId="61FA9D91"/>
  <w16cid:commentId w16cid:paraId="0AFE2CEB" w16cid:durableId="54959A68"/>
  <w16cid:commentId w16cid:paraId="5A3C85CF" w16cid:durableId="4422813C"/>
  <w16cid:commentId w16cid:paraId="2E07EA2D" w16cid:durableId="69BB3DD8"/>
  <w16cid:commentId w16cid:paraId="1A08212C" w16cid:durableId="3EE26864"/>
  <w16cid:commentId w16cid:paraId="1BA3E545" w16cid:durableId="453ABE5F"/>
  <w16cid:commentId w16cid:paraId="53565020" w16cid:durableId="7E4C0ED0"/>
  <w16cid:commentId w16cid:paraId="4F6F8955" w16cid:durableId="5D556E57"/>
  <w16cid:commentId w16cid:paraId="7BFFA4C7" w16cid:durableId="5000FC7D"/>
  <w16cid:commentId w16cid:paraId="08C38FFF" w16cid:durableId="0D19827A"/>
  <w16cid:commentId w16cid:paraId="354A90C4" w16cid:durableId="53829621"/>
  <w16cid:commentId w16cid:paraId="47934B0E" w16cid:durableId="68822EDE"/>
  <w16cid:commentId w16cid:paraId="35704121" w16cid:durableId="0D44ACBE"/>
  <w16cid:commentId w16cid:paraId="31F9A5EC" w16cid:durableId="1CB470B0"/>
  <w16cid:commentId w16cid:paraId="58381C9B" w16cid:durableId="1F84A863"/>
  <w16cid:commentId w16cid:paraId="2B83C1F7" w16cid:durableId="5FBBB4BD"/>
  <w16cid:commentId w16cid:paraId="0133B051" w16cid:durableId="527EB02D"/>
  <w16cid:commentId w16cid:paraId="03D03786" w16cid:durableId="4FDC5315"/>
  <w16cid:commentId w16cid:paraId="4216DDF3" w16cid:durableId="146CDAF9"/>
  <w16cid:commentId w16cid:paraId="3B29C113" w16cid:durableId="50E0CBBA"/>
  <w16cid:commentId w16cid:paraId="6B2EBEA9" w16cid:durableId="7DEF1054"/>
  <w16cid:commentId w16cid:paraId="4A676C6D" w16cid:durableId="280D4BD7"/>
  <w16cid:commentId w16cid:paraId="0379FEEC" w16cid:durableId="7309F5D6"/>
  <w16cid:commentId w16cid:paraId="38DFEC6A" w16cid:durableId="6BF2B4B5"/>
  <w16cid:commentId w16cid:paraId="36D4F75D" w16cid:durableId="6E434FA3"/>
  <w16cid:commentId w16cid:paraId="06158A18" w16cid:durableId="292366DB"/>
  <w16cid:commentId w16cid:paraId="38F560A5" w16cid:durableId="0E276EA9"/>
  <w16cid:commentId w16cid:paraId="3BC25AF2" w16cid:durableId="2AD1EF73"/>
  <w16cid:commentId w16cid:paraId="394F2C12" w16cid:durableId="7C2F38D0"/>
  <w16cid:commentId w16cid:paraId="38DAAAE3" w16cid:durableId="255A34E8"/>
  <w16cid:commentId w16cid:paraId="2066B397" w16cid:durableId="76E78670"/>
  <w16cid:commentId w16cid:paraId="57DE8309" w16cid:durableId="55C36072"/>
  <w16cid:commentId w16cid:paraId="72FE2EC7" w16cid:durableId="5AED317E"/>
  <w16cid:commentId w16cid:paraId="35956895" w16cid:durableId="2A0AB6E9"/>
  <w16cid:commentId w16cid:paraId="70059A37" w16cid:durableId="0E557E78"/>
  <w16cid:commentId w16cid:paraId="466833F3" w16cid:durableId="64B7E57C"/>
  <w16cid:commentId w16cid:paraId="08F69C43" w16cid:durableId="68D78B1D"/>
  <w16cid:commentId w16cid:paraId="31B1AE74" w16cid:durableId="36EB5646"/>
  <w16cid:commentId w16cid:paraId="6C8E27CB" w16cid:durableId="7CB15FEE"/>
  <w16cid:commentId w16cid:paraId="7854AF25" w16cid:durableId="51018798"/>
  <w16cid:commentId w16cid:paraId="1994DB99" w16cid:durableId="5B71FD60"/>
  <w16cid:commentId w16cid:paraId="24908A82" w16cid:durableId="518FEFA4"/>
  <w16cid:commentId w16cid:paraId="10029D9C" w16cid:durableId="00D529CB"/>
  <w16cid:commentId w16cid:paraId="1FFC08A7" w16cid:durableId="4E4026C5"/>
  <w16cid:commentId w16cid:paraId="0BDCB32B" w16cid:durableId="54344103"/>
  <w16cid:commentId w16cid:paraId="081B1063" w16cid:durableId="1CFC7F8E"/>
  <w16cid:commentId w16cid:paraId="4EBFECE4" w16cid:durableId="15CA7EBF"/>
  <w16cid:commentId w16cid:paraId="4AE0BD45" w16cid:durableId="5B19B6BD"/>
  <w16cid:commentId w16cid:paraId="727466AE" w16cid:durableId="5488AE16"/>
  <w16cid:commentId w16cid:paraId="43585F5B" w16cid:durableId="58B152E2"/>
  <w16cid:commentId w16cid:paraId="0E0FFDA9" w16cid:durableId="6861F8BD"/>
  <w16cid:commentId w16cid:paraId="11D62658" w16cid:durableId="4D1E4D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CC4D9A" w14:textId="77777777" w:rsidR="009C5931" w:rsidRDefault="009C5931">
      <w:pPr>
        <w:spacing w:line="240" w:lineRule="auto"/>
      </w:pPr>
      <w:r>
        <w:separator/>
      </w:r>
    </w:p>
  </w:endnote>
  <w:endnote w:type="continuationSeparator" w:id="0">
    <w:p w14:paraId="4CF18D5D" w14:textId="77777777" w:rsidR="009C5931" w:rsidRDefault="009C59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4816433-6E5C-834C-B8CE-D8C202798C28}"/>
    <w:embedBold r:id="rId2" w:fontKey="{3BCBF79D-2B45-EC4A-920B-343CCD2248EE}"/>
    <w:embedItalic r:id="rId3" w:fontKey="{7DFAAB97-7551-CB4A-B263-0AF6EE7F71B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0D33F084-6F02-9543-A887-E162CA34590A}"/>
    <w:embedBold r:id="rId5" w:fontKey="{2997686C-8D20-5444-B414-4C00B3321509}"/>
    <w:embedItalic r:id="rId6" w:fontKey="{221EA68D-3AF0-6B46-806A-8B361728EDE4}"/>
  </w:font>
  <w:font w:name="Menlo">
    <w:panose1 w:val="020B0609030804020204"/>
    <w:charset w:val="00"/>
    <w:family w:val="modern"/>
    <w:pitch w:val="fixed"/>
    <w:sig w:usb0="E60022FF" w:usb1="D200F9FB" w:usb2="02000028" w:usb3="00000000" w:csb0="000001DF" w:csb1="00000000"/>
  </w:font>
  <w:font w:name="Times New Roman Regular">
    <w:charset w:val="00"/>
    <w:family w:val="auto"/>
    <w:pitch w:val="default"/>
    <w:sig w:usb0="E0000AFF" w:usb1="00007843" w:usb2="00000001" w:usb3="00000000" w:csb0="400001BF" w:csb1="DFF70000"/>
  </w:font>
  <w:font w:name="Gungsuh">
    <w:panose1 w:val="02030600000101010101"/>
    <w:charset w:val="81"/>
    <w:family w:val="roman"/>
    <w:pitch w:val="variable"/>
    <w:sig w:usb0="B00002AF" w:usb1="69D77CFB" w:usb2="00000030" w:usb3="00000000" w:csb0="0008009F" w:csb1="00000000"/>
  </w:font>
  <w:font w:name="Times Regular">
    <w:altName w:val="Times New Roman"/>
    <w:panose1 w:val="020B0604020202020204"/>
    <w:charset w:val="00"/>
    <w:family w:val="auto"/>
    <w:pitch w:val="default"/>
  </w:font>
  <w:font w:name=".AppleSystemUIFont Regular">
    <w:altName w:val="苹方-简"/>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embedRegular r:id="rId11" w:fontKey="{FED30052-30FE-454B-959E-5323BB5360D7}"/>
  </w:font>
  <w:font w:name="Arial">
    <w:panose1 w:val="020B0604020202020204"/>
    <w:charset w:val="00"/>
    <w:family w:val="swiss"/>
    <w:pitch w:val="variable"/>
    <w:sig w:usb0="E0002AFF" w:usb1="C0007843" w:usb2="00000009" w:usb3="00000000" w:csb0="000001FF" w:csb1="00000000"/>
    <w:embedRegular r:id="rId12" w:fontKey="{0C15CD5E-C574-374C-9058-A5BB05B0DBB3}"/>
    <w:embedItalic r:id="rId13" w:fontKey="{EECBC96C-4301-8742-B06A-BA440EC28E2F}"/>
  </w:font>
  <w:font w:name="Cambria">
    <w:panose1 w:val="02040503050406030204"/>
    <w:charset w:val="00"/>
    <w:family w:val="roman"/>
    <w:pitch w:val="variable"/>
    <w:sig w:usb0="E00006FF" w:usb1="420024FF" w:usb2="02000000" w:usb3="00000000" w:csb0="0000019F" w:csb1="00000000"/>
    <w:embedRegular r:id="rId14" w:fontKey="{BC9129CA-6916-1A4C-8C58-6516BFF858F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728BF7" w14:textId="77777777" w:rsidR="009C5931" w:rsidRDefault="009C5931">
      <w:pPr>
        <w:spacing w:after="0"/>
      </w:pPr>
      <w:r>
        <w:separator/>
      </w:r>
    </w:p>
  </w:footnote>
  <w:footnote w:type="continuationSeparator" w:id="0">
    <w:p w14:paraId="4219BF79" w14:textId="77777777" w:rsidR="009C5931" w:rsidRDefault="009C5931">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 Wilcock">
    <w15:presenceInfo w15:providerId="AD" w15:userId="S::wilcock@uw.edu::bfaddffc-c0dd-44f4-abd7-72794c5427c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TrueTypeFonts/>
  <w:trackRevision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BC"/>
    <w:rsid w:val="00013911"/>
    <w:rsid w:val="000156AD"/>
    <w:rsid w:val="00020C76"/>
    <w:rsid w:val="00044C14"/>
    <w:rsid w:val="00082E18"/>
    <w:rsid w:val="00097898"/>
    <w:rsid w:val="000D3EEC"/>
    <w:rsid w:val="000E47A8"/>
    <w:rsid w:val="001C7202"/>
    <w:rsid w:val="002308CF"/>
    <w:rsid w:val="002D4FC4"/>
    <w:rsid w:val="0030267D"/>
    <w:rsid w:val="003C5A16"/>
    <w:rsid w:val="0040698D"/>
    <w:rsid w:val="004A09DE"/>
    <w:rsid w:val="00591825"/>
    <w:rsid w:val="005A788F"/>
    <w:rsid w:val="005B2FB7"/>
    <w:rsid w:val="005F0F84"/>
    <w:rsid w:val="006A57E0"/>
    <w:rsid w:val="00726033"/>
    <w:rsid w:val="00790B39"/>
    <w:rsid w:val="00830FC0"/>
    <w:rsid w:val="009567EF"/>
    <w:rsid w:val="00973D72"/>
    <w:rsid w:val="009C5931"/>
    <w:rsid w:val="00A05E49"/>
    <w:rsid w:val="00A54FCB"/>
    <w:rsid w:val="00AD174D"/>
    <w:rsid w:val="00AD52F3"/>
    <w:rsid w:val="00B07852"/>
    <w:rsid w:val="00B23156"/>
    <w:rsid w:val="00B53C2E"/>
    <w:rsid w:val="00C03CF9"/>
    <w:rsid w:val="00C635BC"/>
    <w:rsid w:val="00CA529D"/>
    <w:rsid w:val="00CF5015"/>
    <w:rsid w:val="00D43EA8"/>
    <w:rsid w:val="00DA47A2"/>
    <w:rsid w:val="00DC60EE"/>
    <w:rsid w:val="00E042A9"/>
    <w:rsid w:val="00E04617"/>
    <w:rsid w:val="00E5639F"/>
    <w:rsid w:val="00E940D0"/>
    <w:rsid w:val="00EC2219"/>
    <w:rsid w:val="00EE2215"/>
    <w:rsid w:val="00F23742"/>
    <w:rsid w:val="00F650D3"/>
    <w:rsid w:val="00FD2ADF"/>
    <w:rsid w:val="00FE6E4F"/>
    <w:rsid w:val="3B7F0F01"/>
    <w:rsid w:val="3BFE49A6"/>
    <w:rsid w:val="7EEDDEB9"/>
    <w:rsid w:val="ADD5F691"/>
    <w:rsid w:val="CAFF4479"/>
    <w:rsid w:val="CB67C1F5"/>
    <w:rsid w:val="CDDD19CB"/>
    <w:rsid w:val="F76F920E"/>
    <w:rsid w:val="F7FF58EA"/>
    <w:rsid w:val="FCAFFCEC"/>
    <w:rsid w:val="FF7AC1FD"/>
    <w:rsid w:val="FFFDF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6C7F1"/>
  <w15:docId w15:val="{2AE47FEE-ACC7-9B47-AD9A-E7344EF1B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Calibri" w:eastAsia="Calibri" w:hAnsi="Calibri" w:cs="Calibri"/>
      <w:sz w:val="24"/>
      <w:szCs w:val="24"/>
      <w:lang w:val="en"/>
    </w:rPr>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NormalWeb">
    <w:name w:val="Normal (Web)"/>
    <w:basedOn w:val="Normal"/>
    <w:uiPriority w:val="99"/>
    <w:semiHidden/>
    <w:unhideWhenUsed/>
  </w:style>
  <w:style w:type="paragraph" w:styleId="Subtitle">
    <w:name w:val="Subtitle"/>
    <w:basedOn w:val="Normal"/>
    <w:next w:val="Normal"/>
    <w:uiPriority w:val="11"/>
    <w:qFormat/>
    <w:rPr>
      <w:color w:val="595959"/>
      <w:sz w:val="28"/>
      <w:szCs w:val="28"/>
    </w:rPr>
  </w:style>
  <w:style w:type="paragraph" w:styleId="Title">
    <w:name w:val="Title"/>
    <w:basedOn w:val="Normal"/>
    <w:next w:val="Normal"/>
    <w:uiPriority w:val="10"/>
    <w:qFormat/>
    <w:pPr>
      <w:spacing w:after="80" w:line="240" w:lineRule="auto"/>
    </w:pPr>
    <w:rPr>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Revision1">
    <w:name w:val="Revision1"/>
    <w:hidden/>
    <w:uiPriority w:val="99"/>
    <w:semiHidden/>
    <w:rPr>
      <w:rFonts w:ascii="Calibri" w:eastAsia="Calibri" w:hAnsi="Calibri" w:cs="Calibri"/>
      <w:sz w:val="24"/>
      <w:szCs w:val="24"/>
      <w:lang w:val="en"/>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s2">
    <w:name w:val="s2"/>
    <w:rPr>
      <w:color w:val="2EAEBB"/>
    </w:rPr>
  </w:style>
  <w:style w:type="paragraph" w:customStyle="1" w:styleId="p1">
    <w:name w:val="p1"/>
    <w:rPr>
      <w:rFonts w:ascii="Menlo" w:eastAsia="Menlo" w:hAnsi="Menlo"/>
      <w:color w:val="000000"/>
      <w:sz w:val="36"/>
      <w:szCs w:val="36"/>
      <w:lang w:eastAsia="zh-CN"/>
    </w:rPr>
  </w:style>
  <w:style w:type="character" w:customStyle="1" w:styleId="s1">
    <w:name w:val="s1"/>
  </w:style>
  <w:style w:type="paragraph" w:styleId="Revision">
    <w:name w:val="Revision"/>
    <w:hidden/>
    <w:uiPriority w:val="99"/>
    <w:unhideWhenUsed/>
    <w:rsid w:val="00DA47A2"/>
    <w:rPr>
      <w:rFonts w:ascii="Calibri" w:eastAsia="Calibri" w:hAnsi="Calibri" w:cs="Calibri"/>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yperlink" Target="https://oceanobservatories.org/cabled-array-seismometer-dat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hyperlink" Target="https://doi.org/10.1109/TKDE.2009.191"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comments" Target="comments.xml"/><Relationship Id="rId19" Type="http://schemas.openxmlformats.org/officeDocument/2006/relationships/image" Target="media/image6.png"/><Relationship Id="rId31" Type="http://schemas.openxmlformats.org/officeDocument/2006/relationships/hyperlink" Target="https://doi.org/10.1109/TKDE.2009.191"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hyperlink" Target="http://axial.ocean.washington.edu/" TargetMode="External"/><Relationship Id="rId30" Type="http://schemas.openxmlformats.org/officeDocument/2006/relationships/hyperlink" Target="https://axialdd.ldeo.columbia.edu/index.html.proto" TargetMode="External"/><Relationship Id="rId35" Type="http://schemas.openxmlformats.org/officeDocument/2006/relationships/theme" Target="theme/theme1.xml"/><Relationship Id="rId8"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5a62092-8cc2-4671-9544-132f883f1a82" xsi:nil="true"/>
    <lcf76f155ced4ddcb4097134ff3c332f xmlns="5810d239-097b-45cb-8410-4d31c667556f">
      <Terms xmlns="http://schemas.microsoft.com/office/infopath/2007/PartnerControls"/>
    </lcf76f155ced4ddcb4097134ff3c332f>
  </documentManagement>
</p:properties>
</file>

<file path=customXml/item3.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uTe1+RhebTT/7EZ/dyw/F63cw9Q==">CgMxLjAaIwoBMBIeChwIB0IYCg9UaW1lcyBOZXcgUm9tYW4SBUNhcmRvGiMKATESHgocCAdCGAoPVGltZXMgTmV3IFJvbWFuEgVDYXJkbzIOaC4zYmIxd2VyNTIwdmYyDmguM2JiMXdlcjUyMHZmMg5oLmEwMGFhdnR1M3puMTgAciExV0IzdThSLXJmMURWYVNHd1NIeXRrT1NMUUlGalM2MXI=</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BF7E3B8636DE249A4F2CF8A148883E3" ma:contentTypeVersion="11" ma:contentTypeDescription="Create a new document." ma:contentTypeScope="" ma:versionID="0ec7fccb394183158580934742b22931">
  <xsd:schema xmlns:xsd="http://www.w3.org/2001/XMLSchema" xmlns:xs="http://www.w3.org/2001/XMLSchema" xmlns:p="http://schemas.microsoft.com/office/2006/metadata/properties" xmlns:ns2="5810d239-097b-45cb-8410-4d31c667556f" xmlns:ns3="b5a62092-8cc2-4671-9544-132f883f1a82" targetNamespace="http://schemas.microsoft.com/office/2006/metadata/properties" ma:root="true" ma:fieldsID="9d2a452778a7dbdf43a74810dbb450dd" ns2:_="" ns3:_="">
    <xsd:import namespace="5810d239-097b-45cb-8410-4d31c667556f"/>
    <xsd:import namespace="b5a62092-8cc2-4671-9544-132f883f1a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10d239-097b-45cb-8410-4d31c6675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a62092-8cc2-4671-9544-132f883f1a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38db24-7b78-4e2b-af35-b505d829938b}" ma:internalName="TaxCatchAll" ma:showField="CatchAllData" ma:web="b5a62092-8cc2-4671-9544-132f883f1a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7ACA27-9DB6-4516-99E3-9BEBDE8ECB19}">
  <ds:schemaRefs>
    <ds:schemaRef ds:uri="http://schemas.microsoft.com/sharepoint/v3/contenttype/forms"/>
  </ds:schemaRefs>
</ds:datastoreItem>
</file>

<file path=customXml/itemProps2.xml><?xml version="1.0" encoding="utf-8"?>
<ds:datastoreItem xmlns:ds="http://schemas.openxmlformats.org/officeDocument/2006/customXml" ds:itemID="{2FE6B632-0D1C-4ED9-9A38-6C1D3851DFCE}">
  <ds:schemaRefs>
    <ds:schemaRef ds:uri="http://schemas.microsoft.com/office/2006/metadata/properties"/>
    <ds:schemaRef ds:uri="http://schemas.microsoft.com/office/infopath/2007/PartnerControls"/>
    <ds:schemaRef ds:uri="b5a62092-8cc2-4671-9544-132f883f1a82"/>
    <ds:schemaRef ds:uri="5810d239-097b-45cb-8410-4d31c667556f"/>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0956ED78-441E-4EFF-82F3-9875F785B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10d239-097b-45cb-8410-4d31c667556f"/>
    <ds:schemaRef ds:uri="b5a62092-8cc2-4671-9544-132f883f1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30</Pages>
  <Words>10141</Words>
  <Characters>57809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William Wilcock</cp:lastModifiedBy>
  <cp:revision>8</cp:revision>
  <dcterms:created xsi:type="dcterms:W3CDTF">2026-08-07T19:47:00Z</dcterms:created>
  <dcterms:modified xsi:type="dcterms:W3CDTF">2026-08-08T21:40:00Z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B3A49C4867629489C10E89692A5DE14B_42</vt:lpwstr>
  </property>
  <property fmtid="{D5CDD505-2E9C-101B-9397-08002B2CF9AE}" pid="4" name="ContentTypeId">
    <vt:lpwstr>0x0101009BF7E3B8636DE249A4F2CF8A148883E3</vt:lpwstr>
  </property>
  <property fmtid="{D5CDD505-2E9C-101B-9397-08002B2CF9AE}" pid="5" name="MediaServiceImageTags">
    <vt:lpwstr/>
  </property>
</Properties>
</file>